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bản </w:t>
      </w:r>
      <w:r w:rsidDel="00000000" w:rsidR="00000000" w:rsidRPr="00000000">
        <w:rPr>
          <w:b w:val="1"/>
          <w:bCs w:val="1"/>
          <w:rtl w:val="0"/>
        </w:rPr>
        <w:t xml:space="preserve">Google Form hoàn chỉnh</w:t>
      </w:r>
      <w:r w:rsidDel="00000000" w:rsidR="00000000" w:rsidRPr="00000000">
        <w:rPr>
          <w:rtl w:val="0"/>
        </w:rPr>
        <w:t xml:space="preserve"> đã được viết lại theo đúng cấu trúc 4 phần, tối ưu theo hướng </w:t>
      </w:r>
      <w:r w:rsidDel="00000000" w:rsidR="00000000" w:rsidRPr="00000000">
        <w:rPr>
          <w:b w:val="1"/>
          <w:bCs w:val="1"/>
          <w:rtl w:val="0"/>
        </w:rPr>
        <w:t xml:space="preserve">chạm insight – rõ ràng – dễ convert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wnube1m6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Tiêu đề Form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đăng ký workshop: Từ 0 → Hiểu Hệ Thống Trong 2 Tuần cho BrSE Non-tech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amjia1xzp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1 – GIỚI THIỆU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thể bạn đã từng rơi vào tình huống này…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được assign vào một dự án mới.</w:t>
        <w:br w:type="textWrapping"/>
        <w:t xml:space="preserve"> Khách hàng chỉ gửi cho bạn một bộ source code + vài tài liệu rời rạc bằng tiếng Nhật.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ai hướng dẫn.</w:t>
        <w:br w:type="textWrapping"/>
        <w:t xml:space="preserve"> Không có checklist.</w:t>
        <w:br w:type="textWrapping"/>
        <w:t xml:space="preserve"> Không có ai nói bạn phải bắt đầu từ đâu.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Quản lý chỉ nói một câu: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“Em tìm hiểu specs đi.”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mở source code ra… nhưng không hiểu.</w:t>
        <w:br w:type="textWrapping"/>
        <w:t xml:space="preserve"> Bạn đọc tài liệu… nhưng không đủ.</w:t>
        <w:br w:type="textWrapping"/>
        <w:t xml:space="preserve"> Bạn biết mình phải hiểu hệ thống — nhưng không biết </w:t>
      </w:r>
      <w:r w:rsidDel="00000000" w:rsidR="00000000" w:rsidRPr="00000000">
        <w:rPr>
          <w:b w:val="1"/>
          <w:bCs w:val="1"/>
          <w:rtl w:val="0"/>
        </w:rPr>
        <w:t xml:space="preserve">hiểu bằng cách nào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loay hoay trong 2 tuần.</w:t>
        <w:br w:type="textWrapping"/>
        <w:t xml:space="preserve"> Và đến cuối cùng… bạn vẫn không chắc mình hiểu đúng hay chưa.</w:t>
        <w:br w:type="textWrapping"/>
        <w:t xml:space="preserve"> Càng khó hơn khi bạn phải giải thích lại cho team.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 này được tạo ra từ chính trải nghiệm đó.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không phải là dạy bạn “code”.</w:t>
        <w:br w:type="textWrapping"/>
        <w:t xml:space="preserve"> Mà là giúp bạn </w:t>
      </w:r>
      <w:r w:rsidDel="00000000" w:rsidR="00000000" w:rsidRPr="00000000">
        <w:rPr>
          <w:b w:val="1"/>
          <w:bCs w:val="1"/>
          <w:rtl w:val="0"/>
        </w:rPr>
        <w:t xml:space="preserve">có phương pháp rõ ràng để tự tìm hiểu hệ thống từ con số 0</w:t>
      </w:r>
      <w:r w:rsidDel="00000000" w:rsidR="00000000" w:rsidRPr="00000000">
        <w:rPr>
          <w:rtl w:val="0"/>
        </w:rPr>
        <w:t xml:space="preserve">, ngay cả khi: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Bạn là BrSE non-tech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không đọc được code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ai hướng dẫn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g6ycmcvjd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tin workshop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Tên: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Từ 0 → Hiểu Hệ Thống Trong 2 Tuần: Cách BrSE Non-tech Giải Mã Source Code Khi Không Ai Hướng Dẫn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20:00 – ngày 26/05/2026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Hình thức:</w:t>
      </w:r>
      <w:r w:rsidDel="00000000" w:rsidR="00000000" w:rsidRPr="00000000">
        <w:rPr>
          <w:rtl w:val="0"/>
        </w:rPr>
        <w:t xml:space="preserve"> Online qua Zoom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j1de9jhbp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 – AI NÊN THAM GIA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gd9ffhjrq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Workshop này dành cho: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BrSE non-tech / IT Comtor chưa biết cách tự tìm hiểu dự án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mới vào dự án và bị “ngợp” bởi source code + tài liệu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 / Tester / Dev / IT Sales chưa có phương pháp đọc hiểu hệ thống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ai đang phụ thuộc vào Dev khi không hiểu hệ thống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muốn chủ động hơn trong công việc, không chờ được “chỉ việc”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rx29wt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Sau workshop, bạn sẽ nhận được: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Một </w:t>
      </w:r>
      <w:r w:rsidDel="00000000" w:rsidR="00000000" w:rsidRPr="00000000">
        <w:rPr>
          <w:b w:val="1"/>
          <w:bCs w:val="1"/>
          <w:rtl w:val="0"/>
        </w:rPr>
        <w:t xml:space="preserve">quy trình 4 bước rõ ràng</w:t>
      </w:r>
      <w:r w:rsidDel="00000000" w:rsidR="00000000" w:rsidRPr="00000000">
        <w:rPr>
          <w:rtl w:val="0"/>
        </w:rPr>
        <w:t xml:space="preserve"> để tìm hiểu hệ thống từ source code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Bộ </w:t>
      </w:r>
      <w:r w:rsidDel="00000000" w:rsidR="00000000" w:rsidRPr="00000000">
        <w:rPr>
          <w:b w:val="1"/>
          <w:bCs w:val="1"/>
          <w:rtl w:val="0"/>
        </w:rPr>
        <w:t xml:space="preserve">template output</w:t>
      </w:r>
      <w:r w:rsidDel="00000000" w:rsidR="00000000" w:rsidRPr="00000000">
        <w:rPr>
          <w:rtl w:val="0"/>
        </w:rPr>
        <w:t xml:space="preserve"> để báo cáo kết quả tìm hiểu specs (có thể dùng ngay)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sử dụng </w:t>
      </w:r>
      <w:r w:rsidDel="00000000" w:rsidR="00000000" w:rsidRPr="00000000">
        <w:rPr>
          <w:b w:val="1"/>
          <w:bCs w:val="1"/>
          <w:rtl w:val="0"/>
        </w:rPr>
        <w:t xml:space="preserve">Cursor AI</w:t>
      </w:r>
      <w:r w:rsidDel="00000000" w:rsidR="00000000" w:rsidRPr="00000000">
        <w:rPr>
          <w:rtl w:val="0"/>
        </w:rPr>
        <w:t xml:space="preserve"> để hỗ trợ đọc hiểu code &amp; hệ thống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Biết cách </w:t>
      </w:r>
      <w:r w:rsidDel="00000000" w:rsidR="00000000" w:rsidRPr="00000000">
        <w:rPr>
          <w:b w:val="1"/>
          <w:bCs w:val="1"/>
          <w:rtl w:val="0"/>
        </w:rPr>
        <w:t xml:space="preserve">lên plan 2 tuần</w:t>
      </w:r>
      <w:r w:rsidDel="00000000" w:rsidR="00000000" w:rsidRPr="00000000">
        <w:rPr>
          <w:rtl w:val="0"/>
        </w:rPr>
        <w:t xml:space="preserve">: mỗi ngày làm gì, làm đến đâu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tin hơn khi </w:t>
      </w:r>
      <w:r w:rsidDel="00000000" w:rsidR="00000000" w:rsidRPr="00000000">
        <w:rPr>
          <w:b w:val="1"/>
          <w:bCs w:val="1"/>
          <w:rtl w:val="0"/>
        </w:rPr>
        <w:t xml:space="preserve">giải thích lại hệ thống cho team &amp; khách hàng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8m0rv5xwm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 phí &amp; hình thức tham gia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199.000 VNĐ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(không record)</w:t>
        <w:br w:type="textWrapping"/>
        <w:t xml:space="preserve"> → Áp dụng khi: share bài workshop + tag 3 bạn </w:t>
      </w:r>
      <w:del w:author="Thu Dinh" w:id="0" w:date="2026-05-07T07:32:12Z">
        <w:r w:rsidDel="00000000" w:rsidR="00000000" w:rsidRPr="00000000">
          <w:rPr>
            <w:rtl w:val="0"/>
          </w:rPr>
          <w:delText xml:space="preserve">trong ngành IT</w:delText>
        </w:r>
      </w:del>
      <w:ins w:author="Thu Dinh" w:id="0" w:date="2026-05-07T07:32:12Z">
        <w:r w:rsidDel="00000000" w:rsidR="00000000" w:rsidRPr="00000000">
          <w:rPr>
            <w:rtl w:val="0"/>
          </w:rPr>
          <w:t xml:space="preserve"> có quan tâm đến chủ đề này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250.000 VNĐ</w:t>
      </w:r>
      <w:r w:rsidDel="00000000" w:rsidR="00000000" w:rsidRPr="00000000">
        <w:rPr>
          <w:rtl w:val="0"/>
        </w:rPr>
        <w:t xml:space="preserve"> (có record xem lại</w:t>
      </w:r>
      <w:ins w:author="Thu Dinh" w:id="1" w:date="2026-05-07T07:31:48Z">
        <w:r w:rsidDel="00000000" w:rsidR="00000000" w:rsidRPr="00000000">
          <w:rPr>
            <w:rtl w:val="0"/>
          </w:rPr>
          <w:t xml:space="preserve">, </w:t>
        </w:r>
        <w:r w:rsidDel="00000000" w:rsidR="00000000" w:rsidRPr="00000000">
          <w:rPr>
            <w:sz w:val="24"/>
            <w:szCs w:val="24"/>
            <w:rtl w:val="0"/>
            <w:rPrChange w:author="Thu Dinh" w:id="2" w:date="2026-05-07T07:31:48Z">
              <w:rPr/>
            </w:rPrChange>
          </w:rPr>
          <w:t xml:space="preserve">không cần chia sẻ hoặc tag tên</w:t>
        </w:r>
      </w:ins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2bq6pznmt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3 – CÂU HỎI DÀNH CHO NGƯỜI ĐĂNG KÝ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ycc6crs54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tin cơ bản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Họ và tên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điện thoại (Zalo)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8pzspma1d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tin công việc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Hiện tại bạn đang làm vị trí nào?</w:t>
        <w:br w:type="textWrapping"/>
        <w:t xml:space="preserve"> (BrSE / BrSE non-tech / Comtor / Dev / Tester / BA / PM / Khác)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có bao nhiêu năm kinh nghiệm?</w:t>
        <w:br w:type="textWrapping"/>
        <w:t xml:space="preserve"> (&lt; 1 năm / 1–3 năm / 3–5 năm / &gt; 5 năm)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1q1qv0en5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Trạng thái hiện tại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bạn được assign vào một dự án mới (chỉ có source code + tài liệu rời rạc), bạn đang ở trạng thái nào?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bắt đầu từ đâu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nhưng không hiểu bản chất hệ thống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Phụ thuộc nhiều vào Dev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tìm hiểu được nhưng mất rất nhiều thời gian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md78gz9oo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Rào cản lớn nhất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2 tuần đầu tìm hiểu specs, điều khiến bạn bế tắc nhất là gì?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đọc được source code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tài liệu đầy đủ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chia nhỏ để tìm hiểu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output cần làm là gì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mình hiểu đúng hay sai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ygl6513ee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Hành vi hiện tại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không hiểu hệ thống, bạn thường làm gì?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Hỏi Dev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đọc code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Đọc tài liệu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đoán và viết lại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Khác: 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Bạn đã từng dùng AI (ChatGPT, Cursor, v.v.) để hỗ trợ đọc hiểu chưa?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 từng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Có, nhưng chưa hiệu quả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Có, và dùng khá ổn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Bạn đã có tài khoản Cursor / Claude trả phí chưa?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Chưa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nhưng chưa dùng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Đang dùng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c0k72ifgw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Mong muốn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Kết quả bạn mong muốn đạt được nhất sau workshop là gì?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giải thích lại hệ thống cho team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được tài liệu rõ ràng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tin trao đổi với khách hàng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Hiểu luồng hệ thống (API/DB)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Bạn mong muốn nhận được điều gì thêm trong workshop?</w:t>
        <w:br w:type="textWrapping"/>
        <w:t xml:space="preserve"> (Trả lời tự do)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Bạn có câu hỏi nào muốn gửi trước cho speaker không?</w:t>
        <w:br w:type="textWrapping"/>
        <w:t xml:space="preserve"> (Trả lời tự do)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nfc5qnso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4 – THANH TOÁN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pioa62qic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tin chuyển khoản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Ngân hàng: [Điền thông tin của bạn]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tài khoản: [Điền]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Chủ tài khoản: [Điền]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Nội dung chuyển khoản: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[Tên] – Workshop BrSE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b w:val="1"/>
          <w:bCs w:val="1"/>
        </w:rPr>
        <w:pPrChange w:author="Thu Dinh" w:id="0" w:date="2026-05-07T07:32:38Z">
          <w:pPr>
            <w:spacing w:after="240" w:before="240" w:lineRule="auto"/>
            <w:ind w:left="720" w:firstLine="0"/>
          </w:pPr>
        </w:pPrChange>
      </w:pPr>
      <w:ins w:author="Thu Dinh" w:id="3" w:date="2026-05-07T07:32:38Z">
        <w:r w:rsidDel="00000000" w:rsidR="00000000" w:rsidRPr="00000000">
          <w:rPr>
            <w:rFonts w:ascii="Roboto Mono" w:cs="Roboto Mono" w:eastAsia="Roboto Mono" w:hAnsi="Roboto Mono"/>
            <w:color w:val="188038"/>
            <w:sz w:val="24"/>
            <w:szCs w:val="24"/>
            <w:rtl w:val="0"/>
            <w:rPrChange w:author="Thu Dinh" w:id="4" w:date="2026-05-07T07:32:38Z">
              <w:rPr>
                <w:b w:val="1"/>
                <w:bCs w:val="1"/>
              </w:rPr>
            </w:rPrChange>
          </w:rPr>
          <w:t xml:space="preserve">Chị chèn thêm hình ảnh mã QR code chuyển khoản của chị vào phần này nữa nhé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r98zxr0xh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Xác nhận thanh toán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Vui lòng chụp màn hình chuyển khoản và </w:t>
      </w:r>
      <w:r w:rsidDel="00000000" w:rsidR="00000000" w:rsidRPr="00000000">
        <w:rPr>
          <w:b w:val="1"/>
          <w:bCs w:val="1"/>
          <w:rtl w:val="0"/>
        </w:rPr>
        <w:t xml:space="preserve">đính kèm vào form</w:t>
      </w:r>
      <w:r w:rsidDel="00000000" w:rsidR="00000000" w:rsidRPr="00000000">
        <w:rPr>
          <w:rtl w:val="0"/>
        </w:rPr>
        <w:t xml:space="preserve"> bên dưới.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Nếu bạn không đính kèm được, vui lòng gửi qua Zalo: </w:t>
      </w:r>
      <w:r w:rsidDel="00000000" w:rsidR="00000000" w:rsidRPr="00000000">
        <w:rPr>
          <w:b w:val="1"/>
          <w:bCs w:val="1"/>
          <w:rtl w:val="0"/>
        </w:rPr>
        <w:t xml:space="preserve">[Điền số điện thoại]</w:t>
      </w:r>
      <w:ins w:author="Thu Dinh" w:id="5" w:date="2026-05-07T07:32:52Z">
        <w:r w:rsidDel="00000000" w:rsidR="00000000" w:rsidRPr="00000000">
          <w:rPr>
            <w:b w:val="1"/>
            <w:bCs w:val="1"/>
            <w:rtl w:val="0"/>
          </w:rPr>
          <w:t xml:space="preserve"> </w:t>
        </w:r>
        <w:r w:rsidDel="00000000" w:rsidR="00000000" w:rsidRPr="00000000">
          <w:rPr>
            <w:sz w:val="24"/>
            <w:szCs w:val="24"/>
            <w:rtl w:val="0"/>
            <w:rPrChange w:author="Thu Dinh" w:id="6" w:date="2026-05-07T07:32:52Z">
              <w:rPr>
                <w:b w:val="1"/>
                <w:bCs w:val="1"/>
              </w:rPr>
            </w:rPrChange>
          </w:rPr>
          <w:t xml:space="preserve">điền số điện thoại của chị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xác nhận, bạn sẽ được gửi: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Zoom tham gia workshop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&amp; hướng dẫn chuẩn bị trước buổi học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q2d0hm6wi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Lời cảm ơn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Cảm ơn bạn đã quan tâm đến workshop.</w:t>
        <w:br w:type="textWrapping"/>
        <w:t xml:space="preserve"> Hy vọng buổi học này sẽ giúp bạn </w:t>
      </w:r>
      <w:r w:rsidDel="00000000" w:rsidR="00000000" w:rsidRPr="00000000">
        <w:rPr>
          <w:b w:val="1"/>
          <w:bCs w:val="1"/>
          <w:rtl w:val="0"/>
        </w:rPr>
        <w:t xml:space="preserve">bớt mơ hồ hơn khi bước vào dự án mới — và bắt đầu chủ động hơn trong công việc của mình.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