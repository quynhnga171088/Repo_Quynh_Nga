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6sla1phv7g5" w:id="0"/>
      <w:bookmarkEnd w:id="0"/>
      <w:r w:rsidDel="00000000" w:rsidR="00000000" w:rsidRPr="00000000">
        <w:rPr>
          <w:b w:val="1"/>
          <w:bCs w:val="1"/>
          <w:color w:val="b45f06"/>
          <w:rtl w:val="0"/>
        </w:rPr>
        <w:t xml:space="preserve">1. Thu thập kho dữ liệu cá nhân</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t xml:space="preserve">Done</w:t>
      </w:r>
    </w:p>
    <w:p w:rsidR="00000000" w:rsidDel="00000000" w:rsidP="00000000" w:rsidRDefault="00000000" w:rsidRPr="00000000" w14:paraId="00000003">
      <w:pPr>
        <w:pStyle w:val="Heading2"/>
        <w:rPr>
          <w:b w:val="1"/>
          <w:bCs w:val="1"/>
          <w:color w:val="b45f06"/>
        </w:rPr>
      </w:pPr>
      <w:bookmarkStart w:colFirst="0" w:colLast="0" w:name="_ow4g05plk2n3" w:id="1"/>
      <w:bookmarkEnd w:id="1"/>
      <w:r w:rsidDel="00000000" w:rsidR="00000000" w:rsidRPr="00000000">
        <w:rPr>
          <w:b w:val="1"/>
          <w:bCs w:val="1"/>
          <w:color w:val="b45f06"/>
          <w:rtl w:val="0"/>
        </w:rPr>
        <w:t xml:space="preserve">2. Tên workshop</w:t>
      </w:r>
    </w:p>
    <w:p w:rsidR="00000000" w:rsidDel="00000000" w:rsidP="00000000" w:rsidRDefault="00000000" w:rsidRPr="00000000" w14:paraId="00000004">
      <w:pPr>
        <w:numPr>
          <w:ilvl w:val="0"/>
          <w:numId w:val="6"/>
        </w:numPr>
        <w:shd w:fill="ffffff" w:val="clear"/>
        <w:spacing w:after="0" w:afterAutospacing="0" w:before="120" w:lineRule="auto"/>
        <w:ind w:left="720" w:hanging="360"/>
      </w:pPr>
      <w:r w:rsidDel="00000000" w:rsidR="00000000" w:rsidRPr="00000000">
        <w:rPr>
          <w:rFonts w:ascii="Andika" w:cs="Andika" w:eastAsia="Andika" w:hAnsi="Andika"/>
          <w:b w:val="1"/>
          <w:bCs w:val="1"/>
          <w:color w:val="1f1f1f"/>
          <w:sz w:val="24"/>
          <w:szCs w:val="24"/>
          <w:rtl w:val="0"/>
        </w:rPr>
        <w:t xml:space="preserve">Phương án 1 (Hấp dẫn):</w:t>
      </w: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i w:val="1"/>
          <w:iCs w:val="1"/>
          <w:color w:val="1f1f1f"/>
          <w:sz w:val="24"/>
          <w:szCs w:val="24"/>
          <w:rtl w:val="0"/>
        </w:rPr>
        <w:t xml:space="preserve">90 Phút "Phá Băng" Dự Án IT: Quy trình 4 bước dành riêng cho BrSE Non-tech &amp; Comtor.</w:t>
      </w:r>
    </w:p>
    <w:p w:rsidR="00000000" w:rsidDel="00000000" w:rsidP="00000000" w:rsidRDefault="00000000" w:rsidRPr="00000000" w14:paraId="00000005">
      <w:pPr>
        <w:numPr>
          <w:ilvl w:val="0"/>
          <w:numId w:val="6"/>
        </w:numPr>
        <w:shd w:fill="ffffff" w:val="clear"/>
        <w:spacing w:after="0" w:afterAutospacing="0" w:before="0" w:beforeAutospacing="0" w:lineRule="auto"/>
        <w:ind w:left="720" w:hanging="360"/>
      </w:pPr>
      <w:r w:rsidDel="00000000" w:rsidR="00000000" w:rsidRPr="00000000">
        <w:rPr>
          <w:rFonts w:ascii="Andika" w:cs="Andika" w:eastAsia="Andika" w:hAnsi="Andika"/>
          <w:b w:val="1"/>
          <w:bCs w:val="1"/>
          <w:color w:val="1f1f1f"/>
          <w:sz w:val="24"/>
          <w:szCs w:val="24"/>
          <w:rtl w:val="0"/>
        </w:rPr>
        <w:t xml:space="preserve">Phương án 2 (Thực chiến):</w:t>
      </w: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i w:val="1"/>
          <w:iCs w:val="1"/>
          <w:color w:val="1f1f1f"/>
          <w:sz w:val="24"/>
          <w:szCs w:val="24"/>
          <w:rtl w:val="0"/>
        </w:rPr>
        <w:t xml:space="preserve">Hết loay hoay khi nhận dự án mới: Bản đồ 4 bước làm chủ Specs và nghiệp vụ cho người trái ngành.</w:t>
      </w:r>
    </w:p>
    <w:p w:rsidR="00000000" w:rsidDel="00000000" w:rsidP="00000000" w:rsidRDefault="00000000" w:rsidRPr="00000000" w14:paraId="00000006">
      <w:pPr>
        <w:numPr>
          <w:ilvl w:val="0"/>
          <w:numId w:val="6"/>
        </w:numPr>
        <w:shd w:fill="ffffff" w:val="clear"/>
        <w:spacing w:after="120" w:before="0" w:beforeAutospacing="0" w:lineRule="auto"/>
        <w:ind w:left="720" w:hanging="360"/>
        <w:rPr/>
      </w:pPr>
      <w:r w:rsidDel="00000000" w:rsidR="00000000" w:rsidRPr="00000000">
        <w:rPr>
          <w:rFonts w:ascii="Andika" w:cs="Andika" w:eastAsia="Andika" w:hAnsi="Andika"/>
          <w:b w:val="1"/>
          <w:bCs w:val="1"/>
          <w:color w:val="1f1f1f"/>
          <w:sz w:val="24"/>
          <w:szCs w:val="24"/>
          <w:rtl w:val="0"/>
        </w:rPr>
        <w:t xml:space="preserve">Phương án 3: </w:t>
      </w:r>
      <w:r w:rsidDel="00000000" w:rsidR="00000000" w:rsidRPr="00000000">
        <w:rPr>
          <w:rFonts w:ascii="Arial Unicode MS" w:cs="Arial Unicode MS" w:eastAsia="Arial Unicode MS" w:hAnsi="Arial Unicode MS"/>
          <w:rtl w:val="0"/>
        </w:rPr>
        <w:t xml:space="preserve">Từ 0 → Hiểu Hệ Thống Trong 2 Tuần: Cách BrSE Non-tech Giải Mã Source Code Khi Không Ai Hướng Dẫn </w:t>
      </w:r>
    </w:p>
    <w:p w:rsidR="00000000" w:rsidDel="00000000" w:rsidP="00000000" w:rsidRDefault="00000000" w:rsidRPr="00000000" w14:paraId="00000007">
      <w:pPr>
        <w:shd w:fill="ffffff" w:val="clear"/>
        <w:spacing w:after="120" w:before="120" w:lineRule="auto"/>
        <w:ind w:left="720" w:firstLine="0"/>
        <w:rPr/>
      </w:pPr>
      <w:r w:rsidDel="00000000" w:rsidR="00000000" w:rsidRPr="00000000">
        <w:rPr>
          <w:rtl w:val="0"/>
        </w:rPr>
        <w:t xml:space="preserve">→ Nhấn mạnh hành trình + không có mentor + là người đi đầu</w:t>
      </w:r>
    </w:p>
    <w:p w:rsidR="00000000" w:rsidDel="00000000" w:rsidP="00000000" w:rsidRDefault="00000000" w:rsidRPr="00000000" w14:paraId="00000008">
      <w:pPr>
        <w:shd w:fill="ffffff" w:val="clear"/>
        <w:spacing w:after="120" w:before="12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=&gt; Chốt tên workshop: Từ 0 → Hiểu Hệ Thống Trong 2 Tuần: Cách BrSE Non-tech Giải Mã Source Code Khi Không Ai Hướng Dẫn </w:t>
      </w:r>
      <w:r w:rsidDel="00000000" w:rsidR="00000000" w:rsidRPr="00000000">
        <w:rPr>
          <w:rtl w:val="0"/>
        </w:rPr>
      </w:r>
    </w:p>
    <w:p w:rsidR="00000000" w:rsidDel="00000000" w:rsidP="00000000" w:rsidRDefault="00000000" w:rsidRPr="00000000" w14:paraId="00000009">
      <w:pPr>
        <w:pStyle w:val="Heading2"/>
        <w:rPr>
          <w:b w:val="1"/>
          <w:bCs w:val="1"/>
          <w:color w:val="b45f06"/>
        </w:rPr>
      </w:pPr>
      <w:bookmarkStart w:colFirst="0" w:colLast="0" w:name="_9nniaomc1z0u" w:id="2"/>
      <w:bookmarkEnd w:id="2"/>
      <w:r w:rsidDel="00000000" w:rsidR="00000000" w:rsidRPr="00000000">
        <w:rPr>
          <w:b w:val="1"/>
          <w:bCs w:val="1"/>
          <w:color w:val="b45f06"/>
          <w:rtl w:val="0"/>
        </w:rPr>
        <w:t xml:space="preserve">3. Nội dung google form</w:t>
      </w:r>
    </w:p>
    <w:p w:rsidR="00000000" w:rsidDel="00000000" w:rsidP="00000000" w:rsidRDefault="00000000" w:rsidRPr="00000000" w14:paraId="0000000A">
      <w:pPr>
        <w:rPr/>
      </w:pPr>
      <w:r w:rsidDel="00000000" w:rsidR="00000000" w:rsidRPr="00000000">
        <w:rPr>
          <w:rtl w:val="0"/>
        </w:rPr>
        <w:t xml:space="preserve">Trong file này:</w:t>
      </w: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https://docs.google.com/document/d/16T1ocqLCcCm1QrcumugPaWLP9JmajEXUEgraofD22n0/edit?usp=sharing</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Prompt</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Tôi muốn tạo một Google Form đăng ký workshop theo cấu trúc 4 phần:</w:t>
      </w:r>
    </w:p>
    <w:p w:rsidR="00000000" w:rsidDel="00000000" w:rsidP="00000000" w:rsidRDefault="00000000" w:rsidRPr="00000000" w14:paraId="00000010">
      <w:pPr>
        <w:numPr>
          <w:ilvl w:val="0"/>
          <w:numId w:val="20"/>
        </w:numPr>
        <w:spacing w:after="0" w:afterAutospacing="0" w:before="240" w:lineRule="auto"/>
        <w:ind w:left="720" w:hanging="360"/>
      </w:pPr>
      <w:r w:rsidDel="00000000" w:rsidR="00000000" w:rsidRPr="00000000">
        <w:rPr>
          <w:rtl w:val="0"/>
        </w:rPr>
        <w:t xml:space="preserve">Giới thiệu (storytelling + insight + lý do tổ chức)</w:t>
      </w:r>
    </w:p>
    <w:p w:rsidR="00000000" w:rsidDel="00000000" w:rsidP="00000000" w:rsidRDefault="00000000" w:rsidRPr="00000000" w14:paraId="00000011">
      <w:pPr>
        <w:numPr>
          <w:ilvl w:val="0"/>
          <w:numId w:val="20"/>
        </w:numPr>
        <w:spacing w:after="0" w:afterAutospacing="0" w:before="0" w:beforeAutospacing="0" w:lineRule="auto"/>
        <w:ind w:left="720" w:hanging="360"/>
      </w:pPr>
      <w:r w:rsidDel="00000000" w:rsidR="00000000" w:rsidRPr="00000000">
        <w:rPr>
          <w:rtl w:val="0"/>
        </w:rPr>
        <w:t xml:space="preserve">Lọc đối tượng (ai phù hợp / không phù hợp / lợi ích)</w:t>
      </w:r>
    </w:p>
    <w:p w:rsidR="00000000" w:rsidDel="00000000" w:rsidP="00000000" w:rsidRDefault="00000000" w:rsidRPr="00000000" w14:paraId="00000012">
      <w:pPr>
        <w:numPr>
          <w:ilvl w:val="0"/>
          <w:numId w:val="20"/>
        </w:numPr>
        <w:spacing w:after="0" w:afterAutospacing="0" w:before="0" w:beforeAutospacing="0" w:lineRule="auto"/>
        <w:ind w:left="720" w:hanging="360"/>
      </w:pPr>
      <w:r w:rsidDel="00000000" w:rsidR="00000000" w:rsidRPr="00000000">
        <w:rPr>
          <w:rtl w:val="0"/>
        </w:rPr>
        <w:t xml:space="preserve">Form đăng ký</w:t>
      </w:r>
    </w:p>
    <w:p w:rsidR="00000000" w:rsidDel="00000000" w:rsidP="00000000" w:rsidRDefault="00000000" w:rsidRPr="00000000" w14:paraId="00000013">
      <w:pPr>
        <w:numPr>
          <w:ilvl w:val="0"/>
          <w:numId w:val="20"/>
        </w:numPr>
        <w:spacing w:after="240" w:before="0" w:beforeAutospacing="0" w:lineRule="auto"/>
        <w:ind w:left="720" w:hanging="360"/>
      </w:pPr>
      <w:r w:rsidDel="00000000" w:rsidR="00000000" w:rsidRPr="00000000">
        <w:rPr>
          <w:rtl w:val="0"/>
        </w:rPr>
        <w:t xml:space="preserve">Thanh toán + xác nhận</w:t>
      </w:r>
    </w:p>
    <w:p w:rsidR="00000000" w:rsidDel="00000000" w:rsidP="00000000" w:rsidRDefault="00000000" w:rsidRPr="00000000" w14:paraId="00000014">
      <w:pPr>
        <w:spacing w:after="240" w:before="240" w:lineRule="auto"/>
        <w:rPr/>
      </w:pPr>
      <w:r w:rsidDel="00000000" w:rsidR="00000000" w:rsidRPr="00000000">
        <w:rPr>
          <w:rtl w:val="0"/>
        </w:rPr>
        <w:t xml:space="preserve">Dưới đây là thông tin workshop của tôi:</w:t>
      </w:r>
    </w:p>
    <w:p w:rsidR="00000000" w:rsidDel="00000000" w:rsidP="00000000" w:rsidRDefault="00000000" w:rsidRPr="00000000" w14:paraId="00000015">
      <w:pPr>
        <w:spacing w:after="240" w:before="240" w:lineRule="auto"/>
        <w:rPr/>
      </w:pP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Tên workshop: [Từ 0 → Hiểu Hệ Thống Trong 2 Tuần: Cách BrSE Non-tech Giải Mã Source Code Khi Không Ai Hướng Dẫn ]</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Lý do, câu chuyện, mục đích tôi tổ chức workshop là: [giúp cho các bạn nontech biết cách chủ động tìm hiểu dự án từ source code khi không có ai chỉ dạy, ko hiểu về code, không có định hướng, BrSE phải là người đi đầu, đi tiên phong trong việc làm rõ giai đoạn mơ hồ đầu dự án, và giúp bạn biết cách sử dung AI Cursor tốt] </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Đối tượng tham gia workshop là: [BrSE nontech và IT Comtor là chủ đạo, ngoài ra workshop cũng phù hợp với IT sales, dev, tester, BA non, chưa biết cách tự đứng và tự định hướng trong dự án. Cần có người hướng dẫn các bước để làm theo] </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Vấn đề họ gặp: [Họ không đọc được source code, không có tài liệu chi tiết sử dụng ngay. Họ không biết cách lên plan phân chia tìm hiểu như thế nào hợp lý, không biết tạo ra output nào để show kết quả] </w:t>
      </w:r>
      <w:r w:rsidDel="00000000" w:rsidR="00000000" w:rsidRPr="00000000">
        <w:rPr>
          <w:rtl w:val="0"/>
        </w:rPr>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Kết quả họ nhận được sau workshop: [Bộ template output báo cáo kết quả tìm hiểu hệ thống. Biết cách sử dụng Cursor tìm hiểu từ source code. Biết cách chủ động lên plan, chủ động xử lý vấn đề] </w:t>
      </w:r>
      <w:r w:rsidDel="00000000" w:rsidR="00000000" w:rsidRPr="00000000">
        <w:rPr>
          <w:rtl w:val="0"/>
        </w:rPr>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Thời gian tổ chức (giờ, ngày/tháng/năm): [20:00 ngày 26/5/2026]</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Hình thức tham gia: [</w:t>
      </w:r>
      <w:r w:rsidDel="00000000" w:rsidR="00000000" w:rsidRPr="00000000">
        <w:rPr>
          <w:color w:val="b45f06"/>
          <w:rtl w:val="0"/>
        </w:rPr>
        <w:t xml:space="preserve">qua zoom</w:t>
      </w:r>
      <w:r w:rsidDel="00000000" w:rsidR="00000000" w:rsidRPr="00000000">
        <w:rPr>
          <w:rtl w:val="0"/>
        </w:rPr>
        <w:t xml:space="preserve">] </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Chi phí tham gia: [250 có record. 199k không có record và kèm điều kiện share bài và tag tên 3 thành viên khác cùng ngành IT]</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Một số câu hỏi mà tôi cần người tham gia điền form: [1. Hiện tại bạn đang làm việc trong ngành nào (IT, ngoài IT)? Vị trí gì (Tester/dev/ba/BrSE/BrSEnontech/comtor/pm)?. Bao nhiêu năm kinh nghiệm. </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2. Khi bạn được assign vào một dự án mới (chỉ có source code + tài liệu rời rạc) bạn là người đầu tiên phải tìm hiểu dự án cho team, bạn có biết phải làm gì và bắt đầu từ đâu chỉ với bộ source code không?</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3. Trong 2 tuần đầu tìm hiểu specs, điều khiến bạn mất thời gian hoặc bế tắc nhất là gì? </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4. Khi không hiểu hệ thống, bạn thường làm gì? </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5. Bạn đã từng dùng AI (ChatGPT, Cursor, v.v.) để đọc hiểu code hoặc specs chưa? Nếu có, bạn gặp khó khăn gì?</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 6. Bạn đã có tài khoản Cursor hay Claude trả phí hay chưa? Đã từng dùng chưa? </w:t>
      </w:r>
    </w:p>
    <w:p w:rsidR="00000000" w:rsidDel="00000000" w:rsidP="00000000" w:rsidRDefault="00000000" w:rsidRPr="00000000" w14:paraId="00000024">
      <w:pPr>
        <w:spacing w:after="240" w:before="240" w:lineRule="auto"/>
        <w:ind w:left="720" w:firstLine="0"/>
        <w:rPr>
          <w:b w:val="1"/>
          <w:bCs w:val="1"/>
        </w:rPr>
      </w:pPr>
      <w:r w:rsidDel="00000000" w:rsidR="00000000" w:rsidRPr="00000000">
        <w:rPr>
          <w:rtl w:val="0"/>
        </w:rPr>
        <w:t xml:space="preserve">7. Nếu có một phương pháp giúp bạn hiểu hệ thống nhanh trong 1–2 tuần và có thể giải thích lại cho team, điều đó quan trọng với bạn ở mức nào?</w:t>
      </w:r>
      <w:r w:rsidDel="00000000" w:rsidR="00000000" w:rsidRPr="00000000">
        <w:rPr>
          <w:b w:val="1"/>
          <w:bCs w:val="1"/>
          <w:rtl w:val="0"/>
        </w:rPr>
        <w:t xml:space="preserve"> </w:t>
      </w:r>
    </w:p>
    <w:p w:rsidR="00000000" w:rsidDel="00000000" w:rsidP="00000000" w:rsidRDefault="00000000" w:rsidRPr="00000000" w14:paraId="00000025">
      <w:pPr>
        <w:spacing w:after="240" w:before="240" w:lineRule="auto"/>
        <w:ind w:left="720" w:firstLine="0"/>
        <w:rPr/>
      </w:pPr>
      <w:r w:rsidDel="00000000" w:rsidR="00000000" w:rsidRPr="00000000">
        <w:rPr>
          <w:b w:val="1"/>
          <w:bCs w:val="1"/>
          <w:rtl w:val="0"/>
        </w:rPr>
        <w:t xml:space="preserve">8.</w:t>
      </w:r>
      <w:r w:rsidDel="00000000" w:rsidR="00000000" w:rsidRPr="00000000">
        <w:rPr>
          <w:rtl w:val="0"/>
        </w:rPr>
        <w:t xml:space="preserve"> Kết quả lý tưởng nhất bạn muốn đạt được sau khi “tìm hiểu specs” là gì?</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Có thể giải thích lại cho Dev/team</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Viết được tài liệu rõ ràng</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Tự tin trao đổi với khách hàng</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9.  Bạn sẵn sàng dành bao nhiêu thời gian để học</w:t>
      </w:r>
      <w:del w:author="Thu Dinh" w:id="0" w:date="2026-05-07T07:34:50Z">
        <w:r w:rsidDel="00000000" w:rsidR="00000000" w:rsidRPr="00000000">
          <w:rPr>
            <w:rtl w:val="0"/>
          </w:rPr>
          <w:delText xml:space="preserve"> một workshop</w:delText>
        </w:r>
      </w:del>
      <w:r w:rsidDel="00000000" w:rsidR="00000000" w:rsidRPr="00000000">
        <w:rPr>
          <w:rtl w:val="0"/>
        </w:rPr>
        <w:t xml:space="preserve"> </w:t>
      </w:r>
      <w:ins w:author="Thu Dinh" w:id="1" w:date="2026-05-07T07:34:53Z">
        <w:r w:rsidDel="00000000" w:rsidR="00000000" w:rsidRPr="00000000">
          <w:rPr>
            <w:rtl w:val="0"/>
          </w:rPr>
          <w:t xml:space="preserve">một khóa học </w:t>
        </w:r>
      </w:ins>
      <w:r w:rsidDel="00000000" w:rsidR="00000000" w:rsidRPr="00000000">
        <w:rPr>
          <w:rtl w:val="0"/>
        </w:rPr>
        <w:t xml:space="preserve">giải quyết vấn đề này?</w:t>
      </w:r>
    </w:p>
    <w:p w:rsidR="00000000" w:rsidDel="00000000" w:rsidP="00000000" w:rsidRDefault="00000000" w:rsidRPr="00000000" w14:paraId="0000002A">
      <w:pPr>
        <w:numPr>
          <w:ilvl w:val="0"/>
          <w:numId w:val="17"/>
        </w:numPr>
        <w:spacing w:after="0" w:afterAutospacing="0" w:before="240" w:lineRule="auto"/>
        <w:ind w:left="720" w:hanging="360"/>
      </w:pPr>
      <w:r w:rsidDel="00000000" w:rsidR="00000000" w:rsidRPr="00000000">
        <w:rPr>
          <w:rtl w:val="0"/>
        </w:rPr>
        <w:t xml:space="preserve">90–120 phút</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1 buổi (3–4h)</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1–2 ngày</w:t>
      </w:r>
    </w:p>
    <w:p w:rsidR="00000000" w:rsidDel="00000000" w:rsidP="00000000" w:rsidRDefault="00000000" w:rsidRPr="00000000" w14:paraId="0000002D">
      <w:pPr>
        <w:numPr>
          <w:ilvl w:val="0"/>
          <w:numId w:val="17"/>
        </w:numPr>
        <w:spacing w:after="240" w:before="0" w:beforeAutospacing="0" w:lineRule="auto"/>
        <w:ind w:left="720" w:hanging="360"/>
      </w:pPr>
      <w:r w:rsidDel="00000000" w:rsidR="00000000" w:rsidRPr="00000000">
        <w:rPr>
          <w:rtl w:val="0"/>
        </w:rPr>
        <w:t xml:space="preserve">Khóa dài hơn</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10. Nếu </w:t>
      </w:r>
      <w:del w:author="Thu Dinh" w:id="2" w:date="2026-05-07T07:35:20Z">
        <w:r w:rsidDel="00000000" w:rsidR="00000000" w:rsidRPr="00000000">
          <w:rPr>
            <w:rtl w:val="0"/>
          </w:rPr>
          <w:delText xml:space="preserve">workshop </w:delText>
        </w:r>
      </w:del>
      <w:ins w:author="Thu Dinh" w:id="2" w:date="2026-05-07T07:35:20Z">
        <w:r w:rsidDel="00000000" w:rsidR="00000000" w:rsidRPr="00000000">
          <w:rPr>
            <w:rtl w:val="0"/>
          </w:rPr>
          <w:t xml:space="preserve">khóa học </w:t>
        </w:r>
      </w:ins>
      <w:r w:rsidDel="00000000" w:rsidR="00000000" w:rsidRPr="00000000">
        <w:rPr>
          <w:rtl w:val="0"/>
        </w:rPr>
        <w:t xml:space="preserve">giúp bạn giải quyết đúng vấn đề này, mức chi phí bạn cảm thấy hợp lý là:</w:t>
      </w:r>
    </w:p>
    <w:p w:rsidR="00000000" w:rsidDel="00000000" w:rsidP="00000000" w:rsidRDefault="00000000" w:rsidRPr="00000000" w14:paraId="0000002F">
      <w:pPr>
        <w:numPr>
          <w:ilvl w:val="0"/>
          <w:numId w:val="12"/>
        </w:numPr>
        <w:spacing w:after="0" w:afterAutospacing="0" w:before="240" w:lineRule="auto"/>
        <w:ind w:left="720" w:hanging="360"/>
      </w:pPr>
      <w:r w:rsidDel="00000000" w:rsidR="00000000" w:rsidRPr="00000000">
        <w:rPr>
          <w:rtl w:val="0"/>
        </w:rPr>
        <w:t xml:space="preserve">&lt; 200k</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200k – 500k</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500k – 1 triệu</w:t>
      </w:r>
    </w:p>
    <w:p w:rsidR="00000000" w:rsidDel="00000000" w:rsidP="00000000" w:rsidRDefault="00000000" w:rsidRPr="00000000" w14:paraId="00000032">
      <w:pPr>
        <w:numPr>
          <w:ilvl w:val="0"/>
          <w:numId w:val="12"/>
        </w:numPr>
        <w:spacing w:after="0" w:afterAutospacing="0" w:before="0" w:beforeAutospacing="0" w:lineRule="auto"/>
        <w:ind w:left="720" w:hanging="360"/>
        <w:rPr>
          <w:ins w:author="Thu Dinh" w:id="3" w:date="2026-05-07T07:35:29Z"/>
        </w:rPr>
      </w:pPr>
      <w:r w:rsidDel="00000000" w:rsidR="00000000" w:rsidRPr="00000000">
        <w:rPr>
          <w:rtl w:val="0"/>
        </w:rPr>
        <w:t xml:space="preserve">1 triệu</w:t>
      </w:r>
      <w:ins w:author="Thu Dinh" w:id="3" w:date="2026-05-07T07:35:29Z">
        <w:r w:rsidDel="00000000" w:rsidR="00000000" w:rsidRPr="00000000">
          <w:rPr>
            <w:rtl w:val="0"/>
          </w:rPr>
        </w:r>
      </w:ins>
    </w:p>
    <w:p w:rsidR="00000000" w:rsidDel="00000000" w:rsidP="00000000" w:rsidRDefault="00000000" w:rsidRPr="00000000" w14:paraId="00000033">
      <w:pPr>
        <w:spacing w:after="240" w:before="0" w:beforeAutospacing="0" w:lineRule="auto"/>
        <w:ind w:left="720" w:firstLine="0"/>
        <w:pPrChange w:author="Thu Dinh" w:id="0" w:date="2026-05-07T07:35:29Z">
          <w:pPr>
            <w:numPr>
              <w:ilvl w:val="0"/>
              <w:numId w:val="12"/>
            </w:numPr>
            <w:spacing w:after="240" w:before="240" w:lineRule="auto"/>
            <w:ind w:left="720" w:hanging="360"/>
          </w:pPr>
        </w:pPrChange>
      </w:pPr>
      <w:ins w:author="Thu Dinh" w:id="3" w:date="2026-05-07T07:35:29Z">
        <w:r w:rsidDel="00000000" w:rsidR="00000000" w:rsidRPr="00000000">
          <w:rPr>
            <w:rtl w:val="0"/>
          </w:rPr>
          <w:t xml:space="preserve">Chị tổ chức workshop để phễu cho khóa học đi chị ạ, chứ tổ chức workshop làm phễu cho một workshop khác thì hơi tiếc ha. Liệu 1 buổi có đủ để học viên học được kiến thức mà chị muốn dạy? Em refer chị nên có khóa ngắn gọi là mini course 2-3-4 buổi zoom chị nha, và đẩy giá khóa học lên 2-3tr gì đó </w:t>
        </w:r>
      </w:ins>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11. Bạn thích hình thức học nào nhất để hiểu nhanh và áp dụng được ngay?</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rtl w:val="0"/>
        </w:rPr>
        <w:t xml:space="preserve">Workshop live (có hướng dẫn từng bước)</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Có case study thực tế + thực hành</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Video record xem lại</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Có template / checklist dùng ngay</w:t>
      </w:r>
    </w:p>
    <w:p w:rsidR="00000000" w:rsidDel="00000000" w:rsidP="00000000" w:rsidRDefault="00000000" w:rsidRPr="00000000" w14:paraId="00000039">
      <w:pPr>
        <w:numPr>
          <w:ilvl w:val="0"/>
          <w:numId w:val="14"/>
        </w:numPr>
        <w:spacing w:after="240" w:before="0" w:beforeAutospacing="0" w:lineRule="auto"/>
        <w:ind w:left="720" w:hanging="360"/>
      </w:pPr>
      <w:r w:rsidDel="00000000" w:rsidR="00000000" w:rsidRPr="00000000">
        <w:rPr>
          <w:rtl w:val="0"/>
        </w:rPr>
        <w:t xml:space="preserve">Có mentor hỗ trợ sau buổi học</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spacing w:after="80" w:lineRule="auto"/>
        <w:rPr/>
      </w:pPr>
      <w:r w:rsidDel="00000000" w:rsidR="00000000" w:rsidRPr="00000000">
        <w:rPr>
          <w:rtl w:val="0"/>
        </w:rPr>
        <w:t xml:space="preserve">Nhiệm vụ của bạn:</w:t>
      </w:r>
    </w:p>
    <w:p w:rsidR="00000000" w:rsidDel="00000000" w:rsidP="00000000" w:rsidRDefault="00000000" w:rsidRPr="00000000" w14:paraId="0000003C">
      <w:pPr>
        <w:spacing w:after="240" w:before="240" w:lineRule="auto"/>
        <w:rPr/>
      </w:pPr>
      <w:r w:rsidDel="00000000" w:rsidR="00000000" w:rsidRPr="00000000">
        <w:rPr>
          <w:rtl w:val="0"/>
        </w:rPr>
        <w:t xml:space="preserve">Hãy viết hoàn chỉnh nội dung Google Form bao gồm:</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Tiêu đề: Form đăng ký workshop: [điền]</w:t>
      </w:r>
    </w:p>
    <w:p w:rsidR="00000000" w:rsidDel="00000000" w:rsidP="00000000" w:rsidRDefault="00000000" w:rsidRPr="00000000" w14:paraId="0000003E">
      <w:pPr>
        <w:spacing w:before="280" w:lineRule="auto"/>
        <w:rPr/>
      </w:pPr>
      <w:r w:rsidDel="00000000" w:rsidR="00000000" w:rsidRPr="00000000">
        <w:rPr>
          <w:rtl w:val="0"/>
        </w:rPr>
        <w:t xml:space="preserve">PHẦN 1 – GIỚI THIỆU</w:t>
      </w:r>
    </w:p>
    <w:p w:rsidR="00000000" w:rsidDel="00000000" w:rsidP="00000000" w:rsidRDefault="00000000" w:rsidRPr="00000000" w14:paraId="0000003F">
      <w:pPr>
        <w:numPr>
          <w:ilvl w:val="0"/>
          <w:numId w:val="21"/>
        </w:numPr>
        <w:spacing w:after="0" w:afterAutospacing="0" w:before="240" w:lineRule="auto"/>
        <w:ind w:left="720" w:hanging="360"/>
      </w:pPr>
      <w:r w:rsidDel="00000000" w:rsidR="00000000" w:rsidRPr="00000000">
        <w:rPr>
          <w:rtl w:val="0"/>
        </w:rPr>
        <w:t xml:space="preserve">Viết 1 đoạn mở đầu kể câu chuyện cá nhân của tôi theo đúng những gì tôi đã chia sẻ, phong cách viết [gần gũi/chân thật/chuyên nghiệp/truyền cảm hứng] theo đúng tài liệu bài viết mà tôi đã chia sẻ ở trên.</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Dẫn dắt lý do workshop ra đời</w:t>
      </w:r>
    </w:p>
    <w:p w:rsidR="00000000" w:rsidDel="00000000" w:rsidP="00000000" w:rsidRDefault="00000000" w:rsidRPr="00000000" w14:paraId="00000041">
      <w:pPr>
        <w:numPr>
          <w:ilvl w:val="0"/>
          <w:numId w:val="21"/>
        </w:numPr>
        <w:spacing w:after="240" w:before="0" w:beforeAutospacing="0" w:lineRule="auto"/>
        <w:ind w:left="720" w:hanging="360"/>
      </w:pPr>
      <w:r w:rsidDel="00000000" w:rsidR="00000000" w:rsidRPr="00000000">
        <w:rPr>
          <w:rtl w:val="0"/>
        </w:rPr>
        <w:t xml:space="preserve">Có thông tin tổng quát về workshop: tên, thời gian &amp; ngày tháng tổ chức, hình thức tổ chức</w:t>
      </w:r>
    </w:p>
    <w:p w:rsidR="00000000" w:rsidDel="00000000" w:rsidP="00000000" w:rsidRDefault="00000000" w:rsidRPr="00000000" w14:paraId="00000042">
      <w:pPr>
        <w:spacing w:before="280" w:lineRule="auto"/>
        <w:rPr/>
      </w:pPr>
      <w:r w:rsidDel="00000000" w:rsidR="00000000" w:rsidRPr="00000000">
        <w:rPr>
          <w:rtl w:val="0"/>
        </w:rPr>
        <w:t xml:space="preserve">PHẦN 2 – AI NÊN THAM GIA</w:t>
      </w:r>
    </w:p>
    <w:p w:rsidR="00000000" w:rsidDel="00000000" w:rsidP="00000000" w:rsidRDefault="00000000" w:rsidRPr="00000000" w14:paraId="00000043">
      <w:pPr>
        <w:numPr>
          <w:ilvl w:val="0"/>
          <w:numId w:val="16"/>
        </w:numPr>
        <w:spacing w:after="0" w:afterAutospacing="0" w:before="240" w:lineRule="auto"/>
        <w:ind w:left="720" w:hanging="360"/>
      </w:pPr>
      <w:r w:rsidDel="00000000" w:rsidR="00000000" w:rsidRPr="00000000">
        <w:rPr>
          <w:rtl w:val="0"/>
        </w:rPr>
        <w:t xml:space="preserve">Bullet: Workshop này dành cho ai (3-5 ý)</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rtl w:val="0"/>
        </w:rPr>
        <w:t xml:space="preserve">Bullet: Bạn nhận được gì sau workshop (3-5 ý)</w:t>
      </w:r>
    </w:p>
    <w:p w:rsidR="00000000" w:rsidDel="00000000" w:rsidP="00000000" w:rsidRDefault="00000000" w:rsidRPr="00000000" w14:paraId="00000045">
      <w:pPr>
        <w:numPr>
          <w:ilvl w:val="0"/>
          <w:numId w:val="16"/>
        </w:numPr>
        <w:spacing w:after="240" w:before="0" w:beforeAutospacing="0" w:lineRule="auto"/>
        <w:ind w:left="720" w:hanging="360"/>
      </w:pPr>
      <w:r w:rsidDel="00000000" w:rsidR="00000000" w:rsidRPr="00000000">
        <w:rPr>
          <w:rtl w:val="0"/>
        </w:rPr>
        <w:t xml:space="preserve">Bullet: Chi phí và hình thức tham gia</w:t>
      </w:r>
    </w:p>
    <w:p w:rsidR="00000000" w:rsidDel="00000000" w:rsidP="00000000" w:rsidRDefault="00000000" w:rsidRPr="00000000" w14:paraId="00000046">
      <w:pPr>
        <w:spacing w:before="280" w:lineRule="auto"/>
        <w:rPr/>
      </w:pPr>
      <w:r w:rsidDel="00000000" w:rsidR="00000000" w:rsidRPr="00000000">
        <w:rPr>
          <w:rtl w:val="0"/>
        </w:rPr>
        <w:t xml:space="preserve">PHẦN 3 – CÂU HỎI DÀNH CHO NGƯỜI ĐĂNG KÝ</w:t>
      </w:r>
    </w:p>
    <w:p w:rsidR="00000000" w:rsidDel="00000000" w:rsidP="00000000" w:rsidRDefault="00000000" w:rsidRPr="00000000" w14:paraId="00000047">
      <w:pPr>
        <w:spacing w:after="240" w:before="240" w:lineRule="auto"/>
        <w:rPr/>
      </w:pPr>
      <w:r w:rsidDel="00000000" w:rsidR="00000000" w:rsidRPr="00000000">
        <w:rPr>
          <w:rtl w:val="0"/>
        </w:rPr>
        <w:t xml:space="preserve">Viết đầy đủ câu hỏi:</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Họ tên</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Zalo</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Công việc + chuyên môn</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Trạng thái hiện tại (multiple choice)</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Rào cản (multiple choice)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Bạn mong muốn nhận được điều gì trong workshop</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Câu hỏi thêm cho speaker…</w:t>
      </w:r>
    </w:p>
    <w:p w:rsidR="00000000" w:rsidDel="00000000" w:rsidP="00000000" w:rsidRDefault="00000000" w:rsidRPr="00000000" w14:paraId="00000050">
      <w:pPr>
        <w:spacing w:before="280" w:lineRule="auto"/>
        <w:rPr/>
      </w:pPr>
      <w:r w:rsidDel="00000000" w:rsidR="00000000" w:rsidRPr="00000000">
        <w:rPr>
          <w:rtl w:val="0"/>
        </w:rPr>
        <w:t xml:space="preserve">PHẦN 4 – THANH TOÁN</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Viết nội dung chuyển khoản</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Hướng dẫn gửi ảnh đính kèm vào form, ghi chú Nếu bạn không đính kèm được, vui lòng gửi qua Zalo số điện thoại: [điền]</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Lời cảm ơn</w:t>
      </w:r>
    </w:p>
    <w:p w:rsidR="00000000" w:rsidDel="00000000" w:rsidP="00000000" w:rsidRDefault="00000000" w:rsidRPr="00000000" w14:paraId="00000054">
      <w:pPr>
        <w:spacing w:after="80" w:lineRule="auto"/>
        <w:rPr/>
      </w:pPr>
      <w:r w:rsidDel="00000000" w:rsidR="00000000" w:rsidRPr="00000000">
        <w:rPr>
          <w:rtl w:val="0"/>
        </w:rPr>
        <w:t xml:space="preserve">Yêu cầu:</w:t>
      </w:r>
    </w:p>
    <w:p w:rsidR="00000000" w:rsidDel="00000000" w:rsidP="00000000" w:rsidRDefault="00000000" w:rsidRPr="00000000" w14:paraId="00000055">
      <w:pPr>
        <w:numPr>
          <w:ilvl w:val="0"/>
          <w:numId w:val="15"/>
        </w:numPr>
        <w:spacing w:after="0" w:afterAutospacing="0" w:before="240" w:lineRule="auto"/>
        <w:ind w:left="720" w:hanging="360"/>
      </w:pPr>
      <w:r w:rsidDel="00000000" w:rsidR="00000000" w:rsidRPr="00000000">
        <w:rPr>
          <w:rtl w:val="0"/>
        </w:rPr>
        <w:t xml:space="preserve">Văn phong thân thiện, chân thật (không sales quá)</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Rõ ràng, dễ hiểu</w:t>
      </w:r>
    </w:p>
    <w:p w:rsidR="00000000" w:rsidDel="00000000" w:rsidP="00000000" w:rsidRDefault="00000000" w:rsidRPr="00000000" w14:paraId="00000057">
      <w:pPr>
        <w:numPr>
          <w:ilvl w:val="0"/>
          <w:numId w:val="15"/>
        </w:numPr>
        <w:spacing w:after="240" w:before="0" w:beforeAutospacing="0" w:lineRule="auto"/>
        <w:ind w:left="720" w:hanging="360"/>
      </w:pPr>
      <w:r w:rsidDel="00000000" w:rsidR="00000000" w:rsidRPr="00000000">
        <w:rPr>
          <w:rtl w:val="0"/>
        </w:rPr>
        <w:t xml:space="preserve">Có cảm giác “đây là dành cho mình”</w:t>
      </w:r>
      <w:r w:rsidDel="00000000" w:rsidR="00000000" w:rsidRPr="00000000">
        <w:rPr>
          <w:rtl w:val="0"/>
        </w:rPr>
      </w:r>
    </w:p>
    <w:p w:rsidR="00000000" w:rsidDel="00000000" w:rsidP="00000000" w:rsidRDefault="00000000" w:rsidRPr="00000000" w14:paraId="00000058">
      <w:pPr>
        <w:pStyle w:val="Heading2"/>
        <w:rPr>
          <w:b w:val="1"/>
          <w:bCs w:val="1"/>
          <w:color w:val="b45f06"/>
        </w:rPr>
      </w:pPr>
      <w:bookmarkStart w:colFirst="0" w:colLast="0" w:name="_h040eaqp1fff" w:id="3"/>
      <w:bookmarkEnd w:id="3"/>
      <w:r w:rsidDel="00000000" w:rsidR="00000000" w:rsidRPr="00000000">
        <w:rPr>
          <w:b w:val="1"/>
          <w:bCs w:val="1"/>
          <w:color w:val="b45f06"/>
          <w:rtl w:val="0"/>
        </w:rPr>
        <w:t xml:space="preserve">4. Bài viết truyền thông chính</w:t>
      </w:r>
    </w:p>
    <w:p w:rsidR="00000000" w:rsidDel="00000000" w:rsidP="00000000" w:rsidRDefault="00000000" w:rsidRPr="00000000" w14:paraId="00000059">
      <w:pPr>
        <w:rPr/>
      </w:pPr>
      <w:r w:rsidDel="00000000" w:rsidR="00000000" w:rsidRPr="00000000">
        <w:rPr>
          <w:rtl w:val="0"/>
        </w:rPr>
        <w:t xml:space="preserve">Bài nháp ở đây: </w:t>
      </w:r>
      <w:hyperlink r:id="rId7">
        <w:r w:rsidDel="00000000" w:rsidR="00000000" w:rsidRPr="00000000">
          <w:rPr>
            <w:color w:val="1155cc"/>
            <w:u w:val="single"/>
            <w:rtl w:val="0"/>
          </w:rPr>
          <w:t xml:space="preserve">https://docs.google.com/document/d/1Z_lJFVpgtEK8LDEgr8areCOU5pOI3g77qMvmifxO-Aw/edit?usp=sharing</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80" w:lineRule="auto"/>
        <w:rPr>
          <w:b w:val="1"/>
          <w:bCs w:val="1"/>
        </w:rPr>
      </w:pPr>
      <w:r w:rsidDel="00000000" w:rsidR="00000000" w:rsidRPr="00000000">
        <w:rPr>
          <w:b w:val="1"/>
          <w:bCs w:val="1"/>
          <w:rtl w:val="0"/>
        </w:rPr>
        <w:t xml:space="preserve">PROMPT MẪU</w:t>
      </w:r>
    </w:p>
    <w:p w:rsidR="00000000" w:rsidDel="00000000" w:rsidP="00000000" w:rsidRDefault="00000000" w:rsidRPr="00000000" w14:paraId="0000005C">
      <w:pPr>
        <w:spacing w:after="240" w:before="240" w:lineRule="auto"/>
        <w:rPr/>
      </w:pPr>
      <w:r w:rsidDel="00000000" w:rsidR="00000000" w:rsidRPr="00000000">
        <w:rPr>
          <w:rtl w:val="0"/>
        </w:rPr>
        <w:t xml:space="preserve">Bạn hãy đóng vai là một content writer chuyên viết bài bán workshop theo phong cách storytelling chân thật, gần gũi (không sales mạnh).</w:t>
      </w:r>
    </w:p>
    <w:p w:rsidR="00000000" w:rsidDel="00000000" w:rsidP="00000000" w:rsidRDefault="00000000" w:rsidRPr="00000000" w14:paraId="0000005D">
      <w:pPr>
        <w:spacing w:after="240" w:before="240" w:lineRule="auto"/>
        <w:rPr/>
      </w:pPr>
      <w:r w:rsidDel="00000000" w:rsidR="00000000" w:rsidRPr="00000000">
        <w:rPr>
          <w:rtl w:val="0"/>
        </w:rPr>
        <w:t xml:space="preserve">Tôi muốn viết một bài truyền thông chính để mời người tham gia workshop.</w:t>
      </w:r>
    </w:p>
    <w:p w:rsidR="00000000" w:rsidDel="00000000" w:rsidP="00000000" w:rsidRDefault="00000000" w:rsidRPr="00000000" w14:paraId="0000005E">
      <w:pPr>
        <w:spacing w:after="240" w:before="240" w:lineRule="auto"/>
        <w:rPr>
          <w:color w:val="ffffff"/>
          <w:shd w:fill="b45f06" w:val="clear"/>
        </w:rPr>
      </w:pPr>
      <w:r w:rsidDel="00000000" w:rsidR="00000000" w:rsidRPr="00000000">
        <w:rPr>
          <w:rtl w:val="0"/>
        </w:rPr>
        <w:t xml:space="preserve">Dưới đây là thông tin của tôi: </w:t>
      </w:r>
      <w:r w:rsidDel="00000000" w:rsidR="00000000" w:rsidRPr="00000000">
        <w:rPr>
          <w:rtl w:val="0"/>
        </w:rPr>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Chủ đề workshop: [điền]</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Đối tượng: [điền]</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Vấn đề họ gặp: [điền]</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Kết quả họ nhận: [điền]</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Câu chuyện cá nhân của tôi (liên quan): [Tôi có 1 bạn em mới làm BrSE được 6 tháng, em vốn dĩ có nền tảng kỹ thuật vì học ngành công nghệ bên Nhật Bản nhưng sau đó ko làm việc liên quan đến IT mà đi làm ngành khác. Tiếng Nhật của em tốt. Sau khi về Việt Nam em có đi làm dev nửa năm thì pass vị trí BrSE nhờ em có tiếng Nhật tốt và cũng đã có nền tảng dev. Đầu năm nay em được assign vào 1 dự án mới làm maintain và phát triển thêm tính năng theo yêu cầu của khách hàng. Giai đoạn đầu dự án chỉ có mình em và 1 bạn PM không biết tiếng Nhật, PM có kinh nghiệm nhưng không định hướng cho em vì có vẻ như là PM ko có kĩ năng hướng dẫn. Khách gửi cho 1 bộ source code và 1 link môi trường test, 1 vài tài liệu nhỏ ko đáng kể, cơ bản là ko có document. Sau này họ cũng sẽ order bên em tạo document hệ thống, trước mắt là giai đoạn study hệ thống. Em phải tìm hiểu trong 1 tháng theo hợp đồng, và e ko biết bắt đầu từ đâu. PM nói e cứ vào môi trường test tìm hiểu, e cũng chỉ biết thế. Ko biết tuần đầu làm gì, tìm hiểu từ đâu, phải tạo tài liệu output giai đoạn stydy để show cho khách hàng hay không? Em tự xoay sở, 1 tuần đầu e chỉ vào hệ thống test và xem mấy màn hình chức năng đầu tiên. Em bị lún vào tìm hiểu chi tiết màn hình, chỗ nào ko hiểu e cứ tự suy luận phán đoán và bị lún ở màn hình đó. Hệ thống có 4 role, trong đó role admin là role chính full quyền có thể bao quát hết màn hình của các role khác, thì e lại ko chọn ưu tiên tìm hiểu trước, mà e chọn đại 1 role khác ít quyền hơn để tìm hiểu, role này tuy quyền ít nhưng nghiệp vụ lại nặng nên e cứ bị dính ở chỗ ko hiểu nghiệp vụ nên loay hoay mãi ko tiến đưcọ sang tìm hiểu các màn hình và chức năng khác. E cũng ko biết tạo tài liệu gì, chỉ capture màn hình test ra word và fill đầy text vào đó khá khó xem. Cuối tuần đó e ngồi kể khổ với mình, thật ra em đã học IT và có nửa năm dev, nhưng e vẫn loay hoay ko biết mình xử lý tìm hiểu hệ thống và làm tài liệu như nào. Nhờ tôi hướng dẫn. </w:t>
        <w:br w:type="textWrapping"/>
        <w:t xml:space="preserve">Kết quả là em kể cho tôi hết ngọn ngành như trên. Tôi hỏi công ty em có Cursor ko, e bảo ko. Vậy e mua tài khoản cá nhân đi, rồi chị chỉ cho cách làm. Thế là tôi bảo em các bước cần làm theo. Chỉ 1 tuần sau đó, em tìm hệ thống hóa được hệ thống và tạo được tài liệu cơ bản để show cho khách hàng. Từ tuần thứ 3 em đi gen tài liệu chi tiết từng màn hình. </w:t>
        <w:br w:type="textWrapping"/>
        <w:t xml:space="preserve">=&gt; Từ case này tôi mới ngộ ra, kể cả bạn học kỹ thuật và biết dev, nhưng bạn ko biết định hướng đúng việc cần làm và output đúng đầu ra, thì bạn cũng khổ sở. Tức là cái bạn cân là một người chỉ cho định hướng đúng, khi đã định hướng đúng là bạn có thể làm theo được. Ngoài ra, tôi còn hướng dẫn em sử dụng Cursor. Bây giờ e nói, em như tìm ra 1 chân trời mới. Cursor quá tuyệt. Tôi hiểu ko chỉ với em, mà với chính tôi Cursor cũng tuyệt vời như vậy. Kết luận ta cần định hướng đúng, biết cách sử dụng công cụ AI là sức mạnh X5 lầ</w:t>
      </w:r>
      <w:hyperlink r:id="rId8">
        <w:r w:rsidDel="00000000" w:rsidR="00000000" w:rsidRPr="00000000">
          <w:rPr>
            <w:color w:val="1155cc"/>
            <w:u w:val="single"/>
            <w:rtl w:val="0"/>
          </w:rPr>
          <w:t xml:space="preserve">n.</w:t>
        </w:r>
      </w:hyperlink>
      <w:r w:rsidDel="00000000" w:rsidR="00000000" w:rsidRPr="00000000">
        <w:rPr>
          <w:rtl w:val="0"/>
        </w:rPr>
        <w:t xml:space="preserve"> Do vậy tôi quyết định hướng dẫn các bạn mới ở workshop này.</w:t>
      </w:r>
      <w:r w:rsidDel="00000000" w:rsidR="00000000" w:rsidRPr="00000000">
        <w:rPr>
          <w:rtl w:val="0"/>
        </w:rPr>
        <w:t xml:space="preserve"> ]</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Điều tôi nhận ra (insight): [ Bất kỳ công việc hay nhiệm vụ nào cũng cần định hướng đúng, biết cách sử dụng công cụ AI là sức mạnh X5 lầ</w:t>
      </w:r>
      <w:hyperlink r:id="rId9">
        <w:r w:rsidDel="00000000" w:rsidR="00000000" w:rsidRPr="00000000">
          <w:rPr>
            <w:color w:val="1155cc"/>
            <w:u w:val="single"/>
            <w:rtl w:val="0"/>
          </w:rPr>
          <w:t xml:space="preserve">n.</w:t>
        </w:r>
      </w:hyperlink>
      <w:r w:rsidDel="00000000" w:rsidR="00000000" w:rsidRPr="00000000">
        <w:rPr>
          <w:rtl w:val="0"/>
        </w:rPr>
        <w:t xml:space="preserve"> Do vậy tôi quyết định hướng dẫn các bạn mới ở workshop này.]</w:t>
      </w:r>
    </w:p>
    <w:p w:rsidR="00000000" w:rsidDel="00000000" w:rsidP="00000000" w:rsidRDefault="00000000" w:rsidRPr="00000000" w14:paraId="00000065">
      <w:pPr>
        <w:spacing w:after="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tl w:val="0"/>
        </w:rPr>
        <w:t xml:space="preserve">Nhiệm vụ của bạn:</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Hãy đọc các thông tin trên, tham khảo thêm giọng văn (tài liệu bài viết mà tôi đã gửi lúc đầu) và câu chuyện cá nhân của tôi để viết một bài truyền thông theo cấu trúc:</w:t>
      </w:r>
      <w:r w:rsidDel="00000000" w:rsidR="00000000" w:rsidRPr="00000000">
        <w:rPr>
          <w:rtl w:val="0"/>
        </w:rPr>
      </w:r>
    </w:p>
    <w:p w:rsidR="00000000" w:rsidDel="00000000" w:rsidP="00000000" w:rsidRDefault="00000000" w:rsidRPr="00000000" w14:paraId="00000068">
      <w:pPr>
        <w:spacing w:before="280" w:lineRule="auto"/>
        <w:rPr/>
      </w:pPr>
      <w:r w:rsidDel="00000000" w:rsidR="00000000" w:rsidRPr="00000000">
        <w:rPr>
          <w:rtl w:val="0"/>
        </w:rPr>
        <w:t xml:space="preserve">1. MỞ ĐẦU – STORY</w:t>
      </w:r>
    </w:p>
    <w:p w:rsidR="00000000" w:rsidDel="00000000" w:rsidP="00000000" w:rsidRDefault="00000000" w:rsidRPr="00000000" w14:paraId="00000069">
      <w:pPr>
        <w:numPr>
          <w:ilvl w:val="0"/>
          <w:numId w:val="11"/>
        </w:numPr>
        <w:spacing w:after="0" w:afterAutospacing="0" w:before="240" w:lineRule="auto"/>
        <w:ind w:left="720" w:hanging="360"/>
      </w:pPr>
      <w:r w:rsidDel="00000000" w:rsidR="00000000" w:rsidRPr="00000000">
        <w:rPr>
          <w:rtl w:val="0"/>
        </w:rPr>
        <w:t xml:space="preserve">Kể một câu chuyện thật (càng đời càng tốt)</w:t>
      </w:r>
    </w:p>
    <w:p w:rsidR="00000000" w:rsidDel="00000000" w:rsidP="00000000" w:rsidRDefault="00000000" w:rsidRPr="00000000" w14:paraId="0000006A">
      <w:pPr>
        <w:numPr>
          <w:ilvl w:val="0"/>
          <w:numId w:val="11"/>
        </w:numPr>
        <w:spacing w:after="240" w:before="0" w:beforeAutospacing="0" w:lineRule="auto"/>
        <w:ind w:left="720" w:hanging="360"/>
      </w:pPr>
      <w:r w:rsidDel="00000000" w:rsidR="00000000" w:rsidRPr="00000000">
        <w:rPr>
          <w:rtl w:val="0"/>
        </w:rPr>
        <w:t xml:space="preserve">Không dạy, không bán</w:t>
      </w:r>
      <w:r w:rsidDel="00000000" w:rsidR="00000000" w:rsidRPr="00000000">
        <w:rPr>
          <w:rtl w:val="0"/>
        </w:rPr>
      </w:r>
    </w:p>
    <w:p w:rsidR="00000000" w:rsidDel="00000000" w:rsidP="00000000" w:rsidRDefault="00000000" w:rsidRPr="00000000" w14:paraId="0000006B">
      <w:pPr>
        <w:spacing w:before="280" w:lineRule="auto"/>
        <w:rPr/>
      </w:pPr>
      <w:r w:rsidDel="00000000" w:rsidR="00000000" w:rsidRPr="00000000">
        <w:rPr>
          <w:rtl w:val="0"/>
        </w:rPr>
        <w:t xml:space="preserve">2. KẾT NỐI – RELATE</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rtl w:val="0"/>
        </w:rPr>
        <w:t xml:space="preserve">Cho thấy bạn từng giống họ</w:t>
      </w:r>
    </w:p>
    <w:p w:rsidR="00000000" w:rsidDel="00000000" w:rsidP="00000000" w:rsidRDefault="00000000" w:rsidRPr="00000000" w14:paraId="0000006D">
      <w:pPr>
        <w:numPr>
          <w:ilvl w:val="0"/>
          <w:numId w:val="19"/>
        </w:numPr>
        <w:spacing w:after="240" w:before="0" w:beforeAutospacing="0" w:lineRule="auto"/>
        <w:ind w:left="720" w:hanging="360"/>
      </w:pPr>
      <w:r w:rsidDel="00000000" w:rsidR="00000000" w:rsidRPr="00000000">
        <w:rPr>
          <w:rtl w:val="0"/>
        </w:rPr>
        <w:t xml:space="preserve">Thành thật, không hoàn hảo</w:t>
      </w:r>
      <w:r w:rsidDel="00000000" w:rsidR="00000000" w:rsidRPr="00000000">
        <w:rPr>
          <w:rtl w:val="0"/>
        </w:rPr>
      </w:r>
    </w:p>
    <w:p w:rsidR="00000000" w:rsidDel="00000000" w:rsidP="00000000" w:rsidRDefault="00000000" w:rsidRPr="00000000" w14:paraId="0000006E">
      <w:pPr>
        <w:spacing w:before="280" w:lineRule="auto"/>
        <w:rPr/>
      </w:pPr>
      <w:r w:rsidDel="00000000" w:rsidR="00000000" w:rsidRPr="00000000">
        <w:rPr>
          <w:rtl w:val="0"/>
        </w:rPr>
        <w:t xml:space="preserve">3. CHUYỂN ĐỔI – INSIGHT</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tl w:val="0"/>
        </w:rPr>
        <w:t xml:space="preserve">Đưa ra một góc nhìn mới</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rtl w:val="0"/>
        </w:rPr>
        <w:t xml:space="preserve">Đơn giản, dễ hiểu</w:t>
      </w:r>
      <w:r w:rsidDel="00000000" w:rsidR="00000000" w:rsidRPr="00000000">
        <w:rPr>
          <w:rtl w:val="0"/>
        </w:rPr>
      </w:r>
    </w:p>
    <w:p w:rsidR="00000000" w:rsidDel="00000000" w:rsidP="00000000" w:rsidRDefault="00000000" w:rsidRPr="00000000" w14:paraId="00000071">
      <w:pPr>
        <w:spacing w:before="280" w:lineRule="auto"/>
        <w:rPr/>
      </w:pPr>
      <w:r w:rsidDel="00000000" w:rsidR="00000000" w:rsidRPr="00000000">
        <w:rPr>
          <w:rtl w:val="0"/>
        </w:rPr>
        <w:t xml:space="preserve">4. GỌI TÊN NỖI SỢ</w:t>
      </w:r>
    </w:p>
    <w:p w:rsidR="00000000" w:rsidDel="00000000" w:rsidP="00000000" w:rsidRDefault="00000000" w:rsidRPr="00000000" w14:paraId="00000072">
      <w:pPr>
        <w:numPr>
          <w:ilvl w:val="0"/>
          <w:numId w:val="9"/>
        </w:numPr>
        <w:spacing w:after="240" w:before="240" w:lineRule="auto"/>
        <w:ind w:left="720" w:hanging="360"/>
      </w:pPr>
      <w:r w:rsidDel="00000000" w:rsidR="00000000" w:rsidRPr="00000000">
        <w:rPr>
          <w:rtl w:val="0"/>
        </w:rPr>
        <w:t xml:space="preserve">Liệt kê 3–5 nỗi sợ thật của họ</w:t>
      </w:r>
      <w:r w:rsidDel="00000000" w:rsidR="00000000" w:rsidRPr="00000000">
        <w:rPr>
          <w:rtl w:val="0"/>
        </w:rPr>
      </w:r>
    </w:p>
    <w:p w:rsidR="00000000" w:rsidDel="00000000" w:rsidP="00000000" w:rsidRDefault="00000000" w:rsidRPr="00000000" w14:paraId="00000073">
      <w:pPr>
        <w:spacing w:before="280" w:lineRule="auto"/>
        <w:rPr/>
      </w:pPr>
      <w:r w:rsidDel="00000000" w:rsidR="00000000" w:rsidRPr="00000000">
        <w:rPr>
          <w:rtl w:val="0"/>
        </w:rPr>
        <w:t xml:space="preserve">5. GIỚI THIỆU BẠN</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Bạn là ai</w:t>
      </w:r>
    </w:p>
    <w:p w:rsidR="00000000" w:rsidDel="00000000" w:rsidP="00000000" w:rsidRDefault="00000000" w:rsidRPr="00000000" w14:paraId="00000075">
      <w:pPr>
        <w:numPr>
          <w:ilvl w:val="0"/>
          <w:numId w:val="3"/>
        </w:numPr>
        <w:spacing w:after="240" w:before="0" w:beforeAutospacing="0" w:lineRule="auto"/>
        <w:ind w:left="720" w:hanging="360"/>
      </w:pPr>
      <w:r w:rsidDel="00000000" w:rsidR="00000000" w:rsidRPr="00000000">
        <w:rPr>
          <w:rtl w:val="0"/>
        </w:rPr>
        <w:t xml:space="preserve">Bạn giúp gì</w:t>
      </w:r>
      <w:r w:rsidDel="00000000" w:rsidR="00000000" w:rsidRPr="00000000">
        <w:rPr>
          <w:rtl w:val="0"/>
        </w:rPr>
      </w:r>
    </w:p>
    <w:p w:rsidR="00000000" w:rsidDel="00000000" w:rsidP="00000000" w:rsidRDefault="00000000" w:rsidRPr="00000000" w14:paraId="00000076">
      <w:pPr>
        <w:spacing w:before="280" w:lineRule="auto"/>
        <w:rPr/>
      </w:pPr>
      <w:r w:rsidDel="00000000" w:rsidR="00000000" w:rsidRPr="00000000">
        <w:rPr>
          <w:rtl w:val="0"/>
        </w:rPr>
        <w:t xml:space="preserve">6. CTA MỀM</w:t>
      </w:r>
    </w:p>
    <w:p w:rsidR="00000000" w:rsidDel="00000000" w:rsidP="00000000" w:rsidRDefault="00000000" w:rsidRPr="00000000" w14:paraId="00000077">
      <w:pPr>
        <w:numPr>
          <w:ilvl w:val="0"/>
          <w:numId w:val="13"/>
        </w:numPr>
        <w:spacing w:after="0" w:afterAutospacing="0" w:before="240" w:lineRule="auto"/>
        <w:ind w:left="720" w:hanging="360"/>
      </w:pPr>
      <w:r w:rsidDel="00000000" w:rsidR="00000000" w:rsidRPr="00000000">
        <w:rPr>
          <w:rtl w:val="0"/>
        </w:rPr>
        <w:t xml:space="preserve">Mời tham gia workshop</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rtl w:val="0"/>
        </w:rPr>
        <w:t xml:space="preserve">Không ép mua</w:t>
      </w:r>
    </w:p>
    <w:p w:rsidR="00000000" w:rsidDel="00000000" w:rsidP="00000000" w:rsidRDefault="00000000" w:rsidRPr="00000000" w14:paraId="00000079">
      <w:pPr>
        <w:numPr>
          <w:ilvl w:val="0"/>
          <w:numId w:val="13"/>
        </w:numPr>
        <w:spacing w:after="240" w:before="0" w:beforeAutospacing="0" w:lineRule="auto"/>
        <w:ind w:left="720" w:hanging="360"/>
      </w:pPr>
      <w:r w:rsidDel="00000000" w:rsidR="00000000" w:rsidRPr="00000000">
        <w:rPr>
          <w:rtl w:val="0"/>
        </w:rPr>
        <w:t xml:space="preserve">Giữ tone nhẹ nhàng</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t xml:space="preserve">Yêu cầu:</w:t>
      </w:r>
    </w:p>
    <w:p w:rsidR="00000000" w:rsidDel="00000000" w:rsidP="00000000" w:rsidRDefault="00000000" w:rsidRPr="00000000" w14:paraId="0000007B">
      <w:pPr>
        <w:numPr>
          <w:ilvl w:val="0"/>
          <w:numId w:val="18"/>
        </w:numPr>
        <w:spacing w:after="0" w:afterAutospacing="0" w:before="240" w:lineRule="auto"/>
        <w:ind w:left="720" w:hanging="360"/>
      </w:pPr>
      <w:r w:rsidDel="00000000" w:rsidR="00000000" w:rsidRPr="00000000">
        <w:rPr>
          <w:rtl w:val="0"/>
        </w:rPr>
        <w:t xml:space="preserve">Văn phong như giọng văn của tôi</w:t>
      </w:r>
    </w:p>
    <w:p w:rsidR="00000000" w:rsidDel="00000000" w:rsidP="00000000" w:rsidRDefault="00000000" w:rsidRPr="00000000" w14:paraId="0000007C">
      <w:pPr>
        <w:numPr>
          <w:ilvl w:val="0"/>
          <w:numId w:val="18"/>
        </w:numPr>
        <w:spacing w:after="0" w:afterAutospacing="0" w:before="0" w:beforeAutospacing="0" w:lineRule="auto"/>
        <w:ind w:left="720" w:hanging="360"/>
      </w:pPr>
      <w:r w:rsidDel="00000000" w:rsidR="00000000" w:rsidRPr="00000000">
        <w:rPr>
          <w:rtl w:val="0"/>
        </w:rPr>
        <w:t xml:space="preserve">Không dùng từ ngữ marketing sáo rỗng</w:t>
      </w:r>
    </w:p>
    <w:p w:rsidR="00000000" w:rsidDel="00000000" w:rsidP="00000000" w:rsidRDefault="00000000" w:rsidRPr="00000000" w14:paraId="0000007D">
      <w:pPr>
        <w:numPr>
          <w:ilvl w:val="0"/>
          <w:numId w:val="18"/>
        </w:numPr>
        <w:spacing w:after="0" w:afterAutospacing="0" w:before="0" w:beforeAutospacing="0" w:lineRule="auto"/>
        <w:ind w:left="720" w:hanging="360"/>
      </w:pPr>
      <w:r w:rsidDel="00000000" w:rsidR="00000000" w:rsidRPr="00000000">
        <w:rPr>
          <w:rtl w:val="0"/>
        </w:rPr>
        <w:t xml:space="preserve">Giống như đang viết cho một người bạn</w:t>
      </w:r>
    </w:p>
    <w:p w:rsidR="00000000" w:rsidDel="00000000" w:rsidP="00000000" w:rsidRDefault="00000000" w:rsidRPr="00000000" w14:paraId="0000007E">
      <w:pPr>
        <w:numPr>
          <w:ilvl w:val="0"/>
          <w:numId w:val="18"/>
        </w:numPr>
        <w:spacing w:after="0" w:afterAutospacing="0" w:before="0" w:beforeAutospacing="0" w:lineRule="auto"/>
        <w:ind w:left="720" w:hanging="360"/>
      </w:pPr>
      <w:r w:rsidDel="00000000" w:rsidR="00000000" w:rsidRPr="00000000">
        <w:rPr>
          <w:rtl w:val="0"/>
        </w:rPr>
        <w:t xml:space="preserve">Không quá dài, nhưng đủ cảm xúc</w:t>
      </w:r>
    </w:p>
    <w:p w:rsidR="00000000" w:rsidDel="00000000" w:rsidP="00000000" w:rsidRDefault="00000000" w:rsidRPr="00000000" w14:paraId="0000007F">
      <w:pPr>
        <w:numPr>
          <w:ilvl w:val="0"/>
          <w:numId w:val="18"/>
        </w:numPr>
        <w:spacing w:after="0" w:afterAutospacing="0" w:before="0" w:beforeAutospacing="0" w:lineRule="auto"/>
        <w:ind w:left="720" w:hanging="360"/>
      </w:pPr>
      <w:r w:rsidDel="00000000" w:rsidR="00000000" w:rsidRPr="00000000">
        <w:rPr>
          <w:rtl w:val="0"/>
        </w:rPr>
        <w:t xml:space="preserve">Có hook ấn tượng</w:t>
      </w:r>
    </w:p>
    <w:p w:rsidR="00000000" w:rsidDel="00000000" w:rsidP="00000000" w:rsidRDefault="00000000" w:rsidRPr="00000000" w14:paraId="00000080">
      <w:pPr>
        <w:numPr>
          <w:ilvl w:val="0"/>
          <w:numId w:val="18"/>
        </w:numPr>
        <w:spacing w:after="240" w:before="0" w:beforeAutospacing="0" w:lineRule="auto"/>
        <w:ind w:left="720" w:hanging="360"/>
      </w:pPr>
      <w:r w:rsidDel="00000000" w:rsidR="00000000" w:rsidRPr="00000000">
        <w:rPr>
          <w:rtl w:val="0"/>
        </w:rPr>
        <w:t xml:space="preserve">Gửi cho tôi bài viết hoàn chỉnh, như dạng storyteller không xuống dòng quá nhiều nhưng cũng không viết 4-5 câu quá dài, không lạm dụng icon, hoàn toàn theo giọng văn của tôi </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2"/>
        <w:rPr/>
      </w:pPr>
      <w:bookmarkStart w:colFirst="0" w:colLast="0" w:name="_ebcbzi2fzmgy" w:id="4"/>
      <w:bookmarkEnd w:id="4"/>
      <w:r w:rsidDel="00000000" w:rsidR="00000000" w:rsidRPr="00000000">
        <w:rPr>
          <w:b w:val="1"/>
          <w:bCs w:val="1"/>
          <w:color w:val="b45f06"/>
          <w:rtl w:val="0"/>
        </w:rPr>
        <w:t xml:space="preserve">5. Bài viết truyền thông vệ tinh</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Bản nháp</w:t>
      </w:r>
    </w:p>
    <w:p w:rsidR="00000000" w:rsidDel="00000000" w:rsidP="00000000" w:rsidRDefault="00000000" w:rsidRPr="00000000" w14:paraId="00000084">
      <w:pPr>
        <w:rPr>
          <w:b w:val="1"/>
          <w:bCs w:val="1"/>
          <w:color w:val="b45f06"/>
        </w:rPr>
      </w:pPr>
      <w:hyperlink r:id="rId10">
        <w:r w:rsidDel="00000000" w:rsidR="00000000" w:rsidRPr="00000000">
          <w:rPr>
            <w:b w:val="1"/>
            <w:bCs w:val="1"/>
            <w:color w:val="1155cc"/>
            <w:u w:val="single"/>
            <w:rtl w:val="0"/>
          </w:rPr>
          <w:t xml:space="preserve">https://docs.google.com/document/d/1evxOGbg9m5_dlmnvi1SIEGeRckXrKHy2Ko6jIVNkjhw/edit?usp=sharing</w:t>
        </w:r>
      </w:hyperlink>
      <w:r w:rsidDel="00000000" w:rsidR="00000000" w:rsidRPr="00000000">
        <w:rPr>
          <w:rtl w:val="0"/>
        </w:rPr>
      </w:r>
    </w:p>
    <w:p w:rsidR="00000000" w:rsidDel="00000000" w:rsidP="00000000" w:rsidRDefault="00000000" w:rsidRPr="00000000" w14:paraId="00000085">
      <w:pPr>
        <w:rPr>
          <w:b w:val="1"/>
          <w:bCs w:val="1"/>
          <w:color w:val="b45f06"/>
        </w:rPr>
      </w:pPr>
      <w:r w:rsidDel="00000000" w:rsidR="00000000" w:rsidRPr="00000000">
        <w:rPr>
          <w:rtl w:val="0"/>
        </w:rPr>
      </w:r>
    </w:p>
    <w:p w:rsidR="00000000" w:rsidDel="00000000" w:rsidP="00000000" w:rsidRDefault="00000000" w:rsidRPr="00000000" w14:paraId="00000086">
      <w:pPr>
        <w:pStyle w:val="Heading2"/>
        <w:rPr/>
      </w:pPr>
      <w:bookmarkStart w:colFirst="0" w:colLast="0" w:name="_i6ogyzihv4g3" w:id="5"/>
      <w:bookmarkEnd w:id="5"/>
      <w:r w:rsidDel="00000000" w:rsidR="00000000" w:rsidRPr="00000000">
        <w:rPr>
          <w:b w:val="1"/>
          <w:bCs w:val="1"/>
          <w:color w:val="b45f06"/>
          <w:rtl w:val="0"/>
        </w:rPr>
        <w:t xml:space="preserve">6. Email mời tham gia workshop</w:t>
      </w:r>
      <w:r w:rsidDel="00000000" w:rsidR="00000000" w:rsidRPr="00000000">
        <w:rPr>
          <w:rtl w:val="0"/>
        </w:rPr>
      </w:r>
    </w:p>
    <w:p w:rsidR="00000000" w:rsidDel="00000000" w:rsidP="00000000" w:rsidRDefault="00000000" w:rsidRPr="00000000" w14:paraId="00000087">
      <w:pPr>
        <w:rPr/>
      </w:pPr>
      <w:hyperlink r:id="rId11">
        <w:r w:rsidDel="00000000" w:rsidR="00000000" w:rsidRPr="00000000">
          <w:rPr>
            <w:color w:val="1155cc"/>
            <w:u w:val="single"/>
            <w:rtl w:val="0"/>
          </w:rPr>
          <w:t xml:space="preserve">https://docs.google.com/document/d/11dMO_ET9gSbuU2v3ydOLYNfPdQYAPYh2Sh-V4p6RyVI/edit?usp=sharing</w:t>
        </w:r>
      </w:hyperlink>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Bản nháp</w:t>
      </w:r>
    </w:p>
    <w:p w:rsidR="00000000" w:rsidDel="00000000" w:rsidP="00000000" w:rsidRDefault="00000000" w:rsidRPr="00000000" w14:paraId="00000089">
      <w:pPr>
        <w:pStyle w:val="Heading2"/>
        <w:rPr>
          <w:b w:val="1"/>
          <w:bCs w:val="1"/>
          <w:color w:val="b45f06"/>
        </w:rPr>
      </w:pPr>
      <w:bookmarkStart w:colFirst="0" w:colLast="0" w:name="_ws1z9sdr37gz" w:id="6"/>
      <w:bookmarkEnd w:id="6"/>
      <w:r w:rsidDel="00000000" w:rsidR="00000000" w:rsidRPr="00000000">
        <w:rPr>
          <w:b w:val="1"/>
          <w:bCs w:val="1"/>
          <w:color w:val="b45f06"/>
          <w:rtl w:val="0"/>
        </w:rPr>
        <w:t xml:space="preserve">7. Tin nhắn zalo welcome</w:t>
      </w:r>
    </w:p>
    <w:p w:rsidR="00000000" w:rsidDel="00000000" w:rsidP="00000000" w:rsidRDefault="00000000" w:rsidRPr="00000000" w14:paraId="0000008A">
      <w:pPr>
        <w:spacing w:after="240" w:before="240" w:lineRule="auto"/>
        <w:rPr/>
      </w:pPr>
      <w:r w:rsidDel="00000000" w:rsidR="00000000" w:rsidRPr="00000000">
        <w:rPr>
          <w:rtl w:val="0"/>
        </w:rPr>
        <w:t xml:space="preserve">@All</w:t>
        <w:br w:type="textWrapping"/>
        <w:t xml:space="preserve"> Chào mọi người, mình là </w:t>
      </w:r>
      <w:del w:author="Thu Dinh" w:id="5" w:date="2026-05-07T07:40:27Z">
        <w:r w:rsidDel="00000000" w:rsidR="00000000" w:rsidRPr="00000000">
          <w:rPr>
            <w:rtl w:val="0"/>
          </w:rPr>
          <w:delText xml:space="preserve">Aki </w:delText>
        </w:r>
      </w:del>
      <w:ins w:author="Thu Dinh" w:id="5" w:date="2026-05-07T07:40:27Z">
        <w:r w:rsidDel="00000000" w:rsidR="00000000" w:rsidRPr="00000000">
          <w:rPr>
            <w:rtl w:val="0"/>
          </w:rPr>
          <w:t xml:space="preserve">Quỳnh Nga</w:t>
        </w:r>
      </w:ins>
      <w:r w:rsidDel="00000000" w:rsidR="00000000" w:rsidRPr="00000000">
        <w:rPr>
          <w:rtl w:val="0"/>
        </w:rPr>
        <w:t xml:space="preserve">😊 Rất vui vì chúng ta đã có mặt ở đây.</w:t>
      </w:r>
    </w:p>
    <w:p w:rsidR="00000000" w:rsidDel="00000000" w:rsidP="00000000" w:rsidRDefault="00000000" w:rsidRPr="00000000" w14:paraId="0000008B">
      <w:pPr>
        <w:spacing w:after="240" w:before="240" w:lineRule="auto"/>
        <w:rPr/>
      </w:pPr>
      <w:r w:rsidDel="00000000" w:rsidR="00000000" w:rsidRPr="00000000">
        <w:rPr>
          <w:rtl w:val="0"/>
        </w:rPr>
        <w:t xml:space="preserve">Nhắc lại một chút về workshop:</w:t>
      </w:r>
      <w:ins w:author="Thu Dinh" w:id="6" w:date="2026-05-07T07:41:29Z">
        <w:r w:rsidDel="00000000" w:rsidR="00000000" w:rsidRPr="00000000">
          <w:rPr>
            <w:rtl w:val="0"/>
          </w:rPr>
          <w:t xml:space="preserve"> </w:t>
        </w:r>
      </w:ins>
      <w:r w:rsidDel="00000000" w:rsidR="00000000" w:rsidRPr="00000000">
        <w:rPr>
          <w:rtl w:val="0"/>
        </w:rPr>
        <w:br w:type="textWrapping"/>
        <w:t xml:space="preserve"> </w:t>
      </w:r>
      <w:r w:rsidDel="00000000" w:rsidR="00000000" w:rsidRPr="00000000">
        <w:rPr>
          <w:b w:val="1"/>
          <w:bCs w:val="1"/>
          <w:rtl w:val="0"/>
        </w:rPr>
        <w:t xml:space="preserve">[T</w:t>
      </w:r>
      <w:del w:author="Thu Dinh" w:id="7" w:date="2026-05-07T07:42:14Z">
        <w:r w:rsidDel="00000000" w:rsidR="00000000" w:rsidRPr="00000000">
          <w:rPr>
            <w:b w:val="1"/>
            <w:bCs w:val="1"/>
            <w:rtl w:val="0"/>
          </w:rPr>
          <w:delText xml:space="preserve">ên workshop</w:delText>
        </w:r>
      </w:del>
      <w:ins w:author="Thu Dinh" w:id="7" w:date="2026-05-07T07:42:14Z">
        <w:r w:rsidDel="00000000" w:rsidR="00000000" w:rsidRPr="00000000">
          <w:rPr>
            <w:rtl w:val="0"/>
            <w:rPrChange w:author="Thu Dinh" w:id="8" w:date="2026-05-07T07:42:14Z">
              <w:rPr>
                <w:b w:val="1"/>
                <w:bCs w:val="1"/>
              </w:rPr>
            </w:rPrChange>
          </w:rPr>
          <w:t xml:space="preserve">Từ 0 → Hiểu Hệ Thống Trong 2 Tuần: Cách BrSE Non-tech Giải Mã Source Code Khi Không Ai Hướng Dẫn</w:t>
        </w:r>
      </w:ins>
      <w:r w:rsidDel="00000000" w:rsidR="00000000" w:rsidRPr="00000000">
        <w:rPr>
          <w:b w:val="1"/>
          <w:bCs w:val="1"/>
          <w:rtl w:val="0"/>
        </w:rPr>
        <w:t xml:space="preserve">]</w:t>
      </w:r>
      <w:ins w:author="Thu Dinh" w:id="9" w:date="2026-05-07T07:42:11Z">
        <w:r w:rsidDel="00000000" w:rsidR="00000000" w:rsidRPr="00000000">
          <w:rPr>
            <w:b w:val="1"/>
            <w:bCs w:val="1"/>
            <w:rtl w:val="0"/>
          </w:rPr>
          <w:t xml:space="preserve"> </w:t>
        </w:r>
      </w:ins>
      <w:r w:rsidDel="00000000" w:rsidR="00000000" w:rsidRPr="00000000">
        <w:rPr>
          <w:b w:val="1"/>
          <w:bCs w:val="1"/>
          <w:rtl w:val="0"/>
        </w:rPr>
        <w:br w:type="textWrapping"/>
      </w:r>
      <w:r w:rsidDel="00000000" w:rsidR="00000000" w:rsidRPr="00000000">
        <w:rPr>
          <w:rtl w:val="0"/>
        </w:rPr>
        <w:t xml:space="preserve"> 📅 Ngày: [điền]</w:t>
        <w:br w:type="textWrapping"/>
        <w:t xml:space="preserve"> ⏰ Thời gian: [điền]</w:t>
        <w:br w:type="textWrapping"/>
        <w:t xml:space="preserve"> 🔗 Zoom: [điền]</w:t>
      </w:r>
    </w:p>
    <w:p w:rsidR="00000000" w:rsidDel="00000000" w:rsidP="00000000" w:rsidRDefault="00000000" w:rsidRPr="00000000" w14:paraId="0000008C">
      <w:pPr>
        <w:spacing w:after="240" w:before="240" w:lineRule="auto"/>
        <w:rPr/>
      </w:pPr>
      <w:r w:rsidDel="00000000" w:rsidR="00000000" w:rsidRPr="00000000">
        <w:rPr>
          <w:rtl w:val="0"/>
        </w:rPr>
        <w:t xml:space="preserve">Mình khá mong chờ buổi này, vì đây không chỉ là một buổi học, mà là lúc chúng ta cùng nhau gỡ những chỗ “mơ hồ” mà ai làm dự án cũng từng gặp.</w:t>
      </w:r>
    </w:p>
    <w:p w:rsidR="00000000" w:rsidDel="00000000" w:rsidP="00000000" w:rsidRDefault="00000000" w:rsidRPr="00000000" w14:paraId="0000008D">
      <w:pPr>
        <w:spacing w:after="240" w:before="240" w:lineRule="auto"/>
        <w:rPr/>
      </w:pPr>
      <w:r w:rsidDel="00000000" w:rsidR="00000000" w:rsidRPr="00000000">
        <w:rPr>
          <w:rtl w:val="0"/>
        </w:rPr>
        <w:t xml:space="preserve">Trước khi bắt đầu, mọi người có thể giới thiệu nhẹ một chút: đang làm vị trí gì, bao nhiêu năm kinh nghiệm, và kỳ vọng gì ở workshop nhé 👀</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Hẹn gặp mọi người trong buổi học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pStyle w:val="Heading2"/>
        <w:rPr>
          <w:b w:val="1"/>
          <w:bCs w:val="1"/>
          <w:color w:val="b45f06"/>
        </w:rPr>
      </w:pPr>
      <w:bookmarkStart w:colFirst="0" w:colLast="0" w:name="_obqzio4kkllw" w:id="7"/>
      <w:bookmarkEnd w:id="7"/>
      <w:r w:rsidDel="00000000" w:rsidR="00000000" w:rsidRPr="00000000">
        <w:rPr>
          <w:b w:val="1"/>
          <w:bCs w:val="1"/>
          <w:color w:val="b45f06"/>
          <w:rtl w:val="0"/>
        </w:rPr>
        <w:t xml:space="preserve">8. Email sau workshop </w:t>
      </w:r>
    </w:p>
    <w:p w:rsidR="00000000" w:rsidDel="00000000" w:rsidP="00000000" w:rsidRDefault="00000000" w:rsidRPr="00000000" w14:paraId="00000091">
      <w:pPr>
        <w:rPr>
          <w:b w:val="1"/>
          <w:bCs w:val="1"/>
          <w:rPrChange w:author="Thu Dinh" w:id="10" w:date="2026-05-07T07:40:47Z">
            <w:rPr/>
          </w:rPrChange>
        </w:rPr>
      </w:pPr>
      <w:r w:rsidDel="00000000" w:rsidR="00000000" w:rsidRPr="00000000">
        <w:rPr>
          <w:rFonts w:ascii="Arial Unicode MS" w:cs="Arial Unicode MS" w:eastAsia="Arial Unicode MS" w:hAnsi="Arial Unicode MS"/>
          <w:b w:val="1"/>
          <w:bCs w:val="1"/>
          <w:rtl w:val="0"/>
          <w:rPrChange w:author="Thu Dinh" w:id="10" w:date="2026-05-07T07:40:47Z">
            <w:rPr>
              <w:rFonts w:ascii="Arial Unicode MS" w:cs="Arial Unicode MS" w:eastAsia="Arial Unicode MS" w:hAnsi="Arial Unicode MS"/>
            </w:rPr>
          </w:rPrChange>
        </w:rPr>
        <w:t xml:space="preserve">[Record và quà tặng workshop]: Từ 0 → Hiểu Hệ Thống Trong 2 Tuần</w:t>
      </w:r>
    </w:p>
    <w:p w:rsidR="00000000" w:rsidDel="00000000" w:rsidP="00000000" w:rsidRDefault="00000000" w:rsidRPr="00000000" w14:paraId="00000092">
      <w:pPr>
        <w:spacing w:after="240" w:before="240" w:lineRule="auto"/>
        <w:rPr/>
      </w:pPr>
      <w:r w:rsidDel="00000000" w:rsidR="00000000" w:rsidRPr="00000000">
        <w:rPr>
          <w:rtl w:val="0"/>
        </w:rPr>
        <w:t xml:space="preserve">Chào bạn,</w:t>
      </w:r>
    </w:p>
    <w:p w:rsidR="00000000" w:rsidDel="00000000" w:rsidP="00000000" w:rsidRDefault="00000000" w:rsidRPr="00000000" w14:paraId="00000093">
      <w:pPr>
        <w:spacing w:after="240" w:before="240" w:lineRule="auto"/>
        <w:rPr/>
      </w:pPr>
      <w:r w:rsidDel="00000000" w:rsidR="00000000" w:rsidRPr="00000000">
        <w:rPr>
          <w:rtl w:val="0"/>
        </w:rPr>
        <w:t xml:space="preserve">Cảm ơn bạn đã dành thời gian tham gia workshop vừa rồi.</w:t>
        <w:br w:type="textWrapping"/>
        <w:t xml:space="preserve">Mình thật sự trân trọng việc bạn đã có mặt và cùng ngồi lại trong một buổi tối để nói về một chủ đề… không hề dễ.</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Mình vẫn nhớ những chia sẻ trong buổi học — có người nói đang bị “ngợp” khi vào dự án mới, có người nói đọc code mà không biết mình đang đọc cái gì.</w:t>
        <w:br w:type="textWrapping"/>
        <w:t xml:space="preserve">Những điều đó rất thật. Và mình nghĩ, ai đi qua giai đoạn này rồi cũng sẽ nhớ cảm giác đó khá lâu.</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Sau buổi workshop, có một điều mình nhận ra rõ hơn:</w:t>
        <w:br w:type="textWrapping"/>
        <w:t xml:space="preserve">Không phải chúng ta không đủ khả năng để hiểu hệ thống.</w:t>
        <w:br w:type="textWrapping"/>
        <w:t xml:space="preserve">Chỉ là trước đó, chúng ta chưa có một cách tiếp cận phù hợp với mình.</w:t>
      </w:r>
    </w:p>
    <w:p w:rsidR="00000000" w:rsidDel="00000000" w:rsidP="00000000" w:rsidRDefault="00000000" w:rsidRPr="00000000" w14:paraId="00000098">
      <w:pPr>
        <w:spacing w:after="240" w:before="240" w:lineRule="auto"/>
        <w:rPr/>
      </w:pPr>
      <w:r w:rsidDel="00000000" w:rsidR="00000000" w:rsidRPr="00000000">
        <w:rPr>
          <w:rtl w:val="0"/>
        </w:rPr>
        <w:t xml:space="preserve">Khi có một quy trình rõ ràng, mọi thứ bắt đầu dễ thở hơn một chút.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Mình gửi lại bạn một số tài liệu để bạn có thể xem lại khi cần:</w:t>
        <w:br w:type="textWrapping"/>
        <w:t xml:space="preserve">🎥 </w:t>
      </w:r>
      <w:r w:rsidDel="00000000" w:rsidR="00000000" w:rsidRPr="00000000">
        <w:rPr>
          <w:b w:val="1"/>
          <w:bCs w:val="1"/>
          <w:rtl w:val="0"/>
        </w:rPr>
        <w:t xml:space="preserve">Record workshop:</w:t>
      </w:r>
      <w:r w:rsidDel="00000000" w:rsidR="00000000" w:rsidRPr="00000000">
        <w:rPr>
          <w:rtl w:val="0"/>
        </w:rPr>
        <w:t xml:space="preserve"> [điền]</w:t>
        <w:br w:type="textWrapping"/>
        <w:t xml:space="preserve">🎁 </w:t>
      </w:r>
      <w:r w:rsidDel="00000000" w:rsidR="00000000" w:rsidRPr="00000000">
        <w:rPr>
          <w:b w:val="1"/>
          <w:bCs w:val="1"/>
          <w:rtl w:val="0"/>
        </w:rPr>
        <w:t xml:space="preserve">Quà tặng (template / tài liệu):</w:t>
      </w:r>
      <w:r w:rsidDel="00000000" w:rsidR="00000000" w:rsidRPr="00000000">
        <w:rPr>
          <w:rtl w:val="0"/>
        </w:rPr>
        <w:t xml:space="preserve"> [điền]</w:t>
      </w:r>
    </w:p>
    <w:p w:rsidR="00000000" w:rsidDel="00000000" w:rsidP="00000000" w:rsidRDefault="00000000" w:rsidRPr="00000000" w14:paraId="0000009B">
      <w:pPr>
        <w:spacing w:after="240" w:before="240" w:lineRule="auto"/>
        <w:rPr/>
      </w:pPr>
      <w:r w:rsidDel="00000000" w:rsidR="00000000" w:rsidRPr="00000000">
        <w:rPr>
          <w:rtl w:val="0"/>
        </w:rPr>
        <w:t xml:space="preserve">Bạn có thể xem lại bất cứ lúc nào, không cần vội.</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Nếu bạn muốn đi tiếp, có thể cân nhắc một trong hai hướng:</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rtl w:val="0"/>
        </w:rPr>
        <w:t xml:space="preserve">Tự áp dụng lại quy trình này vào dự án hiện tại của bạn, theo tốc độ của riêng bạn</w:t>
      </w:r>
    </w:p>
    <w:p w:rsidR="00000000" w:rsidDel="00000000" w:rsidP="00000000" w:rsidRDefault="00000000" w:rsidRPr="00000000" w14:paraId="0000009F">
      <w:pPr>
        <w:numPr>
          <w:ilvl w:val="0"/>
          <w:numId w:val="4"/>
        </w:numPr>
        <w:spacing w:after="240" w:before="0" w:beforeAutospacing="0" w:lineRule="auto"/>
        <w:ind w:left="720" w:hanging="360"/>
      </w:pPr>
      <w:r w:rsidDel="00000000" w:rsidR="00000000" w:rsidRPr="00000000">
        <w:rPr>
          <w:rtl w:val="0"/>
        </w:rPr>
        <w:t xml:space="preserve">Hoặc tham gia một chương trình sâu hơn mà mình đang chuẩn bị, nơi mình sẽ đi cùng bạn từng bước, chi tiết hơn, có thực hành nhiều hơn</w:t>
      </w:r>
    </w:p>
    <w:p w:rsidR="00000000" w:rsidDel="00000000" w:rsidP="00000000" w:rsidRDefault="00000000" w:rsidRPr="00000000" w14:paraId="000000A0">
      <w:pPr>
        <w:spacing w:after="240" w:before="240" w:lineRule="auto"/>
        <w:rPr/>
      </w:pPr>
      <w:r w:rsidDel="00000000" w:rsidR="00000000" w:rsidRPr="00000000">
        <w:rPr>
          <w:rtl w:val="0"/>
        </w:rPr>
        <w:t xml:space="preserve">Không có lựa chọn nào đúng hay sai, chỉ là cái nào phù hợp với bạn ở thời điểm này thôi.</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Dù bạn chọn hướng nào, mình vẫn hy vọng workshop này đã giúp bạn bớt mơ hồ đi một chút.</w:t>
        <w:br w:type="textWrapping"/>
        <w:t xml:space="preserve">Và nếu sau này bạn quay lại với một câu hỏi nào đó, mình vẫn ở đây</w:t>
      </w:r>
    </w:p>
    <w:p w:rsidR="00000000" w:rsidDel="00000000" w:rsidP="00000000" w:rsidRDefault="00000000" w:rsidRPr="00000000" w14:paraId="000000A3">
      <w:pPr>
        <w:spacing w:after="240" w:before="240" w:lineRule="auto"/>
        <w:rPr>
          <w:ins w:author="Thu Dinh" w:id="11" w:date="2026-05-07T07:43:02Z"/>
          <w:b w:val="1"/>
          <w:bCs w:val="1"/>
          <w:sz w:val="24"/>
          <w:szCs w:val="24"/>
          <w:rPrChange w:author="Thu Dinh" w:id="12" w:date="2026-05-07T07:43:02Z">
            <w:rPr/>
          </w:rPrChange>
        </w:rPr>
      </w:pPr>
      <w:ins w:author="Thu Dinh" w:id="11" w:date="2026-05-07T07:43:02Z">
        <w:r w:rsidDel="00000000" w:rsidR="00000000" w:rsidRPr="00000000">
          <w:rPr>
            <w:b w:val="1"/>
            <w:bCs w:val="1"/>
            <w:sz w:val="24"/>
            <w:szCs w:val="24"/>
            <w:rtl w:val="0"/>
            <w:rPrChange w:author="Thu Dinh" w:id="12" w:date="2026-05-07T07:43:02Z">
              <w:rPr/>
            </w:rPrChange>
          </w:rPr>
          <w:t xml:space="preserve">Chị note phần này nhé: Khi gửi email sau workshop, lọc danh sách ai đăng ký nhận record thì mới gửi record và quà tặng. Ai không đăng ký record thì chỉ nhận được quà tặng (lọc ra từ google sheet - trang tính của form đăng ký)</w:t>
        </w:r>
      </w:ins>
    </w:p>
    <w:p w:rsidR="00000000" w:rsidDel="00000000" w:rsidP="00000000" w:rsidRDefault="00000000" w:rsidRPr="00000000" w14:paraId="000000A4">
      <w:pPr>
        <w:spacing w:after="240" w:before="240" w:lineRule="auto"/>
        <w:rPr/>
        <w:pPrChange w:author="Thu Dinh" w:id="0" w:date="2026-05-07T07:43:02Z">
          <w:pPr/>
        </w:pPrChange>
      </w:pPr>
      <w:ins w:author="Thu Dinh" w:id="11" w:date="2026-05-07T07:43:02Z">
        <w:r w:rsidDel="00000000" w:rsidR="00000000" w:rsidRPr="00000000">
          <w:rPr>
            <w:b w:val="1"/>
            <w:bCs w:val="1"/>
            <w:sz w:val="24"/>
            <w:szCs w:val="24"/>
            <w:rtl w:val="0"/>
            <w:rPrChange w:author="Thu Dinh" w:id="12" w:date="2026-05-07T07:43:02Z">
              <w:rPr/>
            </w:rPrChange>
          </w:rPr>
          <w:t xml:space="preserve">Như vậy sẽ có 2 dòng email được gửi đi nha. </w:t>
        </w:r>
      </w:ins>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b w:val="1"/>
          <w:bCs w:val="1"/>
          <w:color w:val="b45f06"/>
        </w:rPr>
      </w:pPr>
      <w:bookmarkStart w:colFirst="0" w:colLast="0" w:name="_pm28h9m6vmsd" w:id="8"/>
      <w:bookmarkEnd w:id="8"/>
      <w:r w:rsidDel="00000000" w:rsidR="00000000" w:rsidRPr="00000000">
        <w:rPr>
          <w:b w:val="1"/>
          <w:bCs w:val="1"/>
          <w:color w:val="b45f06"/>
          <w:rtl w:val="0"/>
        </w:rPr>
        <w:t xml:space="preserve">9. Tin nhắn ngắn gọn về workshop</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ke0mkjcvu2o1" w:id="9"/>
      <w:bookmarkEnd w:id="9"/>
      <w:r w:rsidDel="00000000" w:rsidR="00000000" w:rsidRPr="00000000">
        <w:rPr>
          <w:b w:val="1"/>
          <w:bCs w:val="1"/>
          <w:sz w:val="34"/>
          <w:szCs w:val="34"/>
          <w:rtl w:val="0"/>
        </w:rPr>
        <w:t xml:space="preserve">Post Facebook (ngắn – dưới 7 dòng)</w:t>
      </w:r>
    </w:p>
    <w:p w:rsidR="00000000" w:rsidDel="00000000" w:rsidP="00000000" w:rsidRDefault="00000000" w:rsidRPr="00000000" w14:paraId="000000A8">
      <w:pPr>
        <w:spacing w:after="240" w:before="240" w:lineRule="auto"/>
        <w:rPr/>
      </w:pPr>
      <w:r w:rsidDel="00000000" w:rsidR="00000000" w:rsidRPr="00000000">
        <w:rPr>
          <w:rtl w:val="0"/>
        </w:rPr>
        <w:t xml:space="preserve">Bạn được giao dự án mới, chỉ có source code + vài file tài liệu… và không biết bắt đầu từ đâu?</w:t>
      </w:r>
    </w:p>
    <w:p w:rsidR="00000000" w:rsidDel="00000000" w:rsidP="00000000" w:rsidRDefault="00000000" w:rsidRPr="00000000" w14:paraId="000000A9">
      <w:pPr>
        <w:spacing w:after="240" w:before="240" w:lineRule="auto"/>
        <w:rPr/>
      </w:pPr>
      <w:r w:rsidDel="00000000" w:rsidR="00000000" w:rsidRPr="00000000">
        <w:rPr>
          <w:rtl w:val="0"/>
        </w:rPr>
        <w:t xml:space="preserve">Dành cho BrSE non-tech / Comtor đang loay hoay khi phải tự hiểu hệ thống</w:t>
      </w:r>
    </w:p>
    <w:p w:rsidR="00000000" w:rsidDel="00000000" w:rsidP="00000000" w:rsidRDefault="00000000" w:rsidRPr="00000000" w14:paraId="000000AA">
      <w:pPr>
        <w:spacing w:after="240" w:before="240" w:lineRule="auto"/>
        <w:rPr/>
      </w:pPr>
      <w:r w:rsidDel="00000000" w:rsidR="00000000" w:rsidRPr="00000000">
        <w:rPr>
          <w:rtl w:val="0"/>
        </w:rPr>
        <w:t xml:space="preserve">Sau workshop, bạn sẽ biết cách:</w:t>
        <w:br w:type="textWrapping"/>
        <w:t xml:space="preserve"> – Lên plan 2 tuần tìm hiểu specs</w:t>
        <w:br w:type="textWrapping"/>
        <w:t xml:space="preserve"> – Dùng AI đọc hiểu source code</w:t>
        <w:br w:type="textWrapping"/>
        <w:t xml:space="preserve"> – Tạo output rõ ràng để giải thích cho team</w:t>
      </w:r>
    </w:p>
    <w:p w:rsidR="00000000" w:rsidDel="00000000" w:rsidP="00000000" w:rsidRDefault="00000000" w:rsidRPr="00000000" w14:paraId="000000AB">
      <w:pPr>
        <w:spacing w:after="240" w:before="240" w:lineRule="auto"/>
        <w:rPr/>
      </w:pPr>
      <w:r w:rsidDel="00000000" w:rsidR="00000000" w:rsidRPr="00000000">
        <w:rPr>
          <w:rtl w:val="0"/>
        </w:rPr>
        <w:t xml:space="preserve">🕗 [điền] – Online Zoom</w:t>
        <w:br w:type="textWrapping"/>
        <w:t xml:space="preserve"> 👉 Đăng ký: [điền]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stllh6fjr9y7" w:id="10"/>
      <w:bookmarkEnd w:id="10"/>
      <w:r w:rsidDel="00000000" w:rsidR="00000000" w:rsidRPr="00000000">
        <w:rPr>
          <w:b w:val="1"/>
          <w:bCs w:val="1"/>
          <w:sz w:val="34"/>
          <w:szCs w:val="34"/>
          <w:rtl w:val="0"/>
        </w:rPr>
        <w:t xml:space="preserve">Post nhóm Zalo (100–120 chữ)</w:t>
      </w:r>
    </w:p>
    <w:p w:rsidR="00000000" w:rsidDel="00000000" w:rsidP="00000000" w:rsidRDefault="00000000" w:rsidRPr="00000000" w14:paraId="000000AE">
      <w:pPr>
        <w:spacing w:after="240" w:before="240" w:lineRule="auto"/>
        <w:rPr/>
      </w:pPr>
      <w:r w:rsidDel="00000000" w:rsidR="00000000" w:rsidRPr="00000000">
        <w:rPr>
          <w:rtl w:val="0"/>
        </w:rPr>
        <w:t xml:space="preserve">Có một giai đoạn mà hầu như ai làm BrSE/Comtor cũng từng gặp:</w:t>
        <w:br w:type="textWrapping"/>
        <w:t xml:space="preserve"> được giao dự án mới, có source code, có tài liệu… nhưng không biết phải bắt đầu từ đâu, và sau 2 tuần cũng không chắc mình đã hiểu đúng hay chưa.</w:t>
      </w:r>
    </w:p>
    <w:p w:rsidR="00000000" w:rsidDel="00000000" w:rsidP="00000000" w:rsidRDefault="00000000" w:rsidRPr="00000000" w14:paraId="000000AF">
      <w:pPr>
        <w:spacing w:after="240" w:before="240" w:lineRule="auto"/>
        <w:rPr/>
      </w:pPr>
      <w:r w:rsidDel="00000000" w:rsidR="00000000" w:rsidRPr="00000000">
        <w:rPr>
          <w:rtl w:val="0"/>
        </w:rPr>
        <w:t xml:space="preserve">Workshop này dành cho BrSE non-tech, Comtor (và cả BA/tester/dev) đang ở trạng thái đó.</w:t>
        <w:br w:type="textWrapping"/>
        <w:t xml:space="preserve"> Mục tiêu không phải dạy code, mà giúp bạn có cách tiếp cận rõ ràng để tự tìm hiểu hệ thống.</w:t>
      </w:r>
    </w:p>
    <w:p w:rsidR="00000000" w:rsidDel="00000000" w:rsidP="00000000" w:rsidRDefault="00000000" w:rsidRPr="00000000" w14:paraId="000000B0">
      <w:pPr>
        <w:spacing w:after="240" w:before="240" w:lineRule="auto"/>
        <w:rPr/>
      </w:pPr>
      <w:r w:rsidDel="00000000" w:rsidR="00000000" w:rsidRPr="00000000">
        <w:rPr>
          <w:rtl w:val="0"/>
        </w:rPr>
        <w:t xml:space="preserve">Sau buổi học, bạn có thể:</w:t>
        <w:br w:type="textWrapping"/>
        <w:t xml:space="preserve"> – Biết cách đọc và phân tích hệ thống từ source code</w:t>
        <w:br w:type="textWrapping"/>
        <w:t xml:space="preserve"> – Có plan cụ thể để tìm hiểu specs</w:t>
        <w:br w:type="textWrapping"/>
        <w:t xml:space="preserve"> – Tạo output rõ ràng để giải thích lại cho team</w:t>
      </w:r>
    </w:p>
    <w:p w:rsidR="00000000" w:rsidDel="00000000" w:rsidP="00000000" w:rsidRDefault="00000000" w:rsidRPr="00000000" w14:paraId="000000B1">
      <w:pPr>
        <w:spacing w:after="240" w:before="240" w:lineRule="auto"/>
        <w:rPr/>
      </w:pPr>
      <w:r w:rsidDel="00000000" w:rsidR="00000000" w:rsidRPr="00000000">
        <w:rPr>
          <w:rtl w:val="0"/>
        </w:rPr>
        <w:t xml:space="preserve">🕗 Thời gian: [điền] (Zoom)</w:t>
        <w:br w:type="textWrapping"/>
        <w:t xml:space="preserve"> 👉 Link đăng ký: [điền]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ins w:author="Thu Dinh" w:id="13" w:date="2026-05-07T07:43:45Z"/>
          <w:b w:val="1"/>
          <w:bCs w:val="1"/>
          <w:color w:val="b45f06"/>
        </w:rPr>
      </w:pPr>
      <w:r w:rsidDel="00000000" w:rsidR="00000000" w:rsidRPr="00000000">
        <w:rPr>
          <w:b w:val="1"/>
          <w:bCs w:val="1"/>
          <w:color w:val="b45f06"/>
          <w:rtl w:val="0"/>
        </w:rPr>
        <w:t xml:space="preserve">10. Chuẩn bị nội dung slide trình chiếu</w:t>
      </w:r>
      <w:ins w:author="Thu Dinh" w:id="13" w:date="2026-05-07T07:43:45Z">
        <w:bookmarkStart w:colFirst="0" w:colLast="0" w:name="_6zw2vg9amf3z" w:id="11"/>
        <w:bookmarkEnd w:id="11"/>
        <w:r w:rsidDel="00000000" w:rsidR="00000000" w:rsidRPr="00000000">
          <w:rPr>
            <w:rtl w:val="0"/>
          </w:rPr>
        </w:r>
      </w:ins>
    </w:p>
    <w:p w:rsidR="00000000" w:rsidDel="00000000" w:rsidP="00000000" w:rsidRDefault="00000000" w:rsidRPr="00000000" w14:paraId="000000B4">
      <w:pPr>
        <w:rPr/>
        <w:pPrChange w:author="Thu Dinh" w:id="0" w:date="2026-05-07T07:43:45Z">
          <w:pPr>
            <w:pStyle w:val="Heading2"/>
          </w:pPr>
        </w:pPrChange>
      </w:pPr>
      <w:bookmarkStart w:colFirst="0" w:colLast="0" w:name="_6zw2vg9amf3z" w:id="11"/>
      <w:bookmarkEnd w:id="11"/>
      <w:ins w:author="Thu Dinh" w:id="13" w:date="2026-05-07T07:43:45Z">
        <w:r w:rsidDel="00000000" w:rsidR="00000000" w:rsidRPr="00000000">
          <w:rPr>
            <w:rtl w:val="0"/>
            <w:rPrChange w:author="Thu Dinh" w:id="14" w:date="2026-05-07T07:43:45Z">
              <w:rPr>
                <w:b w:val="1"/>
                <w:bCs w:val="1"/>
                <w:color w:val="b45f06"/>
              </w:rPr>
            </w:rPrChange>
          </w:rPr>
          <w:t xml:space="preserve">Chị Nga bổ sung nội dung slide trình chiếu và báo em nha</w:t>
        </w:r>
      </w:ins>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1dMO_ET9gSbuU2v3ydOLYNfPdQYAPYh2Sh-V4p6RyVI/edit?usp=sharing" TargetMode="External"/><Relationship Id="rId10" Type="http://schemas.openxmlformats.org/officeDocument/2006/relationships/hyperlink" Target="https://docs.google.com/document/d/1evxOGbg9m5_dlmnvi1SIEGeRckXrKHy2Ko6jIVNkjhw/edit?usp=sharing" TargetMode="External"/><Relationship Id="rId9" Type="http://schemas.openxmlformats.org/officeDocument/2006/relationships/hyperlink" Target="http://n.do" TargetMode="External"/><Relationship Id="rId5" Type="http://schemas.openxmlformats.org/officeDocument/2006/relationships/styles" Target="styles.xml"/><Relationship Id="rId6" Type="http://schemas.openxmlformats.org/officeDocument/2006/relationships/hyperlink" Target="https://docs.google.com/document/d/16T1ocqLCcCm1QrcumugPaWLP9JmajEXUEgraofD22n0/edit?usp=sharing" TargetMode="External"/><Relationship Id="rId7" Type="http://schemas.openxmlformats.org/officeDocument/2006/relationships/hyperlink" Target="https://docs.google.com/document/d/1Z_lJFVpgtEK8LDEgr8areCOU5pOI3g77qMvmifxO-Aw/edit?usp=sharing" TargetMode="External"/><Relationship Id="rId8" Type="http://schemas.openxmlformats.org/officeDocument/2006/relationships/hyperlink" Target="http://n.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